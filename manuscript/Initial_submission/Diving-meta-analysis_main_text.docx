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AE074" w14:textId="12CD790A" w:rsidR="000432F6" w:rsidRPr="00507769" w:rsidRDefault="000432F6" w:rsidP="000432F6">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Diving in hot water: a meta-analytic assessment of how diving</w:t>
      </w:r>
      <w:r w:rsidR="0069182E">
        <w:rPr>
          <w:rFonts w:ascii="Times New Roman" w:hAnsi="Times New Roman" w:cs="Times New Roman"/>
          <w:b/>
          <w:bCs/>
          <w:color w:val="000000"/>
          <w:sz w:val="24"/>
          <w:szCs w:val="24"/>
          <w:shd w:val="clear" w:color="auto" w:fill="FFFFFF"/>
        </w:rPr>
        <w:t xml:space="preserve"> vertebrate</w:t>
      </w:r>
      <w:r w:rsidRPr="00507769">
        <w:rPr>
          <w:rFonts w:ascii="Times New Roman" w:hAnsi="Times New Roman" w:cs="Times New Roman"/>
          <w:b/>
          <w:bCs/>
          <w:color w:val="000000"/>
          <w:sz w:val="24"/>
          <w:szCs w:val="24"/>
          <w:shd w:val="clear" w:color="auto" w:fill="FFFFFF"/>
        </w:rPr>
        <w:t xml:space="preserve"> ectotherms will fare in a warmer world</w:t>
      </w:r>
    </w:p>
    <w:p w14:paraId="5FA9CC64" w14:textId="77777777" w:rsidR="00677493" w:rsidRPr="00507769" w:rsidRDefault="00677493" w:rsidP="00677493">
      <w:pPr>
        <w:spacing w:line="360" w:lineRule="auto"/>
        <w:jc w:val="both"/>
        <w:rPr>
          <w:rFonts w:ascii="Times New Roman" w:hAnsi="Times New Roman" w:cs="Times New Roman"/>
          <w:color w:val="000000"/>
          <w:sz w:val="24"/>
          <w:szCs w:val="24"/>
          <w:shd w:val="clear" w:color="auto" w:fill="FFFFFF"/>
        </w:rPr>
      </w:pPr>
      <w:r w:rsidRPr="00507769">
        <w:rPr>
          <w:rFonts w:ascii="Times New Roman" w:hAnsi="Times New Roman" w:cs="Times New Roman"/>
          <w:color w:val="000000"/>
          <w:sz w:val="24"/>
          <w:szCs w:val="24"/>
          <w:shd w:val="clear" w:color="auto" w:fill="FFFFFF"/>
        </w:rPr>
        <w:t>Essie M. Rodgers</w:t>
      </w:r>
      <w:r w:rsidRPr="00507769">
        <w:rPr>
          <w:rFonts w:ascii="Times New Roman" w:hAnsi="Times New Roman" w:cs="Times New Roman"/>
          <w:color w:val="000000"/>
          <w:sz w:val="24"/>
          <w:szCs w:val="24"/>
          <w:shd w:val="clear" w:color="auto" w:fill="FFFFFF"/>
          <w:vertAlign w:val="superscript"/>
        </w:rPr>
        <w:t>1,</w:t>
      </w:r>
      <w:proofErr w:type="gramStart"/>
      <w:r w:rsidRPr="00507769">
        <w:rPr>
          <w:rFonts w:ascii="Times New Roman" w:hAnsi="Times New Roman" w:cs="Times New Roman"/>
          <w:color w:val="000000"/>
          <w:sz w:val="24"/>
          <w:szCs w:val="24"/>
          <w:shd w:val="clear" w:color="auto" w:fill="FFFFFF"/>
          <w:vertAlign w:val="superscript"/>
        </w:rPr>
        <w:t>2,*</w:t>
      </w:r>
      <w:proofErr w:type="gramEnd"/>
      <w:r w:rsidRPr="00507769">
        <w:rPr>
          <w:rFonts w:ascii="Times New Roman" w:hAnsi="Times New Roman" w:cs="Times New Roman"/>
          <w:color w:val="000000"/>
          <w:sz w:val="24"/>
          <w:szCs w:val="24"/>
          <w:shd w:val="clear" w:color="auto" w:fill="FFFFFF"/>
        </w:rPr>
        <w:t>,</w:t>
      </w:r>
      <w:r w:rsidRPr="00507769">
        <w:rPr>
          <w:rFonts w:ascii="Times New Roman" w:hAnsi="Times New Roman" w:cs="Times New Roman"/>
          <w:color w:val="000000"/>
          <w:sz w:val="24"/>
          <w:szCs w:val="24"/>
          <w:shd w:val="clear" w:color="auto" w:fill="FFFFFF"/>
          <w:vertAlign w:val="superscript"/>
        </w:rPr>
        <w:t xml:space="preserve"> </w:t>
      </w:r>
      <w:r w:rsidRPr="00507769">
        <w:rPr>
          <w:rFonts w:ascii="Times New Roman" w:hAnsi="Times New Roman" w:cs="Times New Roman"/>
          <w:color w:val="000000"/>
          <w:sz w:val="24"/>
          <w:szCs w:val="24"/>
          <w:shd w:val="clear" w:color="auto" w:fill="FFFFFF"/>
        </w:rPr>
        <w:t>Craig E. Franklin</w:t>
      </w:r>
      <w:r w:rsidRPr="00507769">
        <w:rPr>
          <w:rFonts w:ascii="Times New Roman" w:hAnsi="Times New Roman" w:cs="Times New Roman"/>
          <w:color w:val="000000"/>
          <w:sz w:val="24"/>
          <w:szCs w:val="24"/>
          <w:shd w:val="clear" w:color="auto" w:fill="FFFFFF"/>
          <w:vertAlign w:val="superscript"/>
        </w:rPr>
        <w:t>3</w:t>
      </w:r>
      <w:r w:rsidRPr="00507769">
        <w:rPr>
          <w:rFonts w:ascii="Times New Roman" w:hAnsi="Times New Roman" w:cs="Times New Roman"/>
          <w:color w:val="000000"/>
          <w:sz w:val="24"/>
          <w:szCs w:val="24"/>
          <w:shd w:val="clear" w:color="auto" w:fill="FFFFFF"/>
        </w:rPr>
        <w:t xml:space="preserve"> and Daniel  W.A. Noble</w:t>
      </w:r>
      <w:r w:rsidRPr="00507769">
        <w:rPr>
          <w:rFonts w:ascii="Times New Roman" w:hAnsi="Times New Roman" w:cs="Times New Roman"/>
          <w:color w:val="000000"/>
          <w:sz w:val="24"/>
          <w:szCs w:val="24"/>
          <w:shd w:val="clear" w:color="auto" w:fill="FFFFFF"/>
          <w:vertAlign w:val="superscript"/>
        </w:rPr>
        <w:t>1</w:t>
      </w:r>
    </w:p>
    <w:p w14:paraId="1012F013" w14:textId="77777777" w:rsidR="00677493" w:rsidRPr="00507769" w:rsidRDefault="00677493" w:rsidP="00677493">
      <w:pPr>
        <w:spacing w:line="360" w:lineRule="auto"/>
        <w:jc w:val="both"/>
        <w:rPr>
          <w:rFonts w:ascii="Times New Roman" w:hAnsi="Times New Roman" w:cs="Times New Roman"/>
          <w:color w:val="000000" w:themeColor="text1"/>
          <w:sz w:val="24"/>
          <w:szCs w:val="24"/>
        </w:rPr>
      </w:pPr>
      <w:r w:rsidRPr="00507769">
        <w:rPr>
          <w:rFonts w:ascii="Times New Roman" w:hAnsi="Times New Roman" w:cs="Times New Roman"/>
          <w:color w:val="000000" w:themeColor="text1"/>
          <w:sz w:val="24"/>
          <w:szCs w:val="24"/>
          <w:vertAlign w:val="superscript"/>
        </w:rPr>
        <w:t>1</w:t>
      </w:r>
      <w:r w:rsidRPr="00507769">
        <w:rPr>
          <w:rFonts w:ascii="Times New Roman" w:hAnsi="Times New Roman" w:cs="Times New Roman"/>
          <w:color w:val="000000" w:themeColor="text1"/>
          <w:sz w:val="24"/>
          <w:szCs w:val="24"/>
        </w:rPr>
        <w:t>Division of Ecology and Evolution, Research School of Biology, The Australian National University, Canberra, ACT 2600, Australia.</w:t>
      </w:r>
    </w:p>
    <w:p w14:paraId="4190B0EA" w14:textId="77777777" w:rsidR="00677493" w:rsidRPr="00507769" w:rsidRDefault="00677493" w:rsidP="00677493">
      <w:pPr>
        <w:spacing w:line="360" w:lineRule="auto"/>
        <w:jc w:val="both"/>
        <w:rPr>
          <w:rFonts w:ascii="Times New Roman" w:hAnsi="Times New Roman" w:cs="Times New Roman"/>
          <w:color w:val="000000" w:themeColor="text1"/>
          <w:sz w:val="24"/>
          <w:szCs w:val="24"/>
        </w:rPr>
      </w:pPr>
      <w:r w:rsidRPr="00507769">
        <w:rPr>
          <w:rFonts w:ascii="Times New Roman" w:hAnsi="Times New Roman" w:cs="Times New Roman"/>
          <w:color w:val="000000" w:themeColor="text1"/>
          <w:sz w:val="24"/>
          <w:szCs w:val="24"/>
          <w:vertAlign w:val="superscript"/>
        </w:rPr>
        <w:t>2</w:t>
      </w:r>
      <w:r w:rsidRPr="00507769">
        <w:rPr>
          <w:rFonts w:ascii="Times New Roman" w:hAnsi="Times New Roman" w:cs="Times New Roman"/>
          <w:color w:val="000000" w:themeColor="text1"/>
          <w:sz w:val="24"/>
          <w:szCs w:val="24"/>
        </w:rPr>
        <w:t>Present address: School of Biological Sciences, University of Canterbury, Private Bag 4800, Christchurch, New Zealand.</w:t>
      </w:r>
    </w:p>
    <w:p w14:paraId="66DFDAB2" w14:textId="77777777" w:rsidR="00677493" w:rsidRPr="00507769" w:rsidRDefault="00677493" w:rsidP="00677493">
      <w:pPr>
        <w:spacing w:line="360" w:lineRule="auto"/>
        <w:jc w:val="both"/>
        <w:rPr>
          <w:rFonts w:ascii="Times New Roman" w:hAnsi="Times New Roman" w:cs="Times New Roman"/>
          <w:sz w:val="24"/>
          <w:szCs w:val="24"/>
        </w:rPr>
      </w:pPr>
      <w:r w:rsidRPr="00507769">
        <w:rPr>
          <w:rFonts w:ascii="Times New Roman" w:hAnsi="Times New Roman" w:cs="Times New Roman"/>
          <w:sz w:val="24"/>
          <w:szCs w:val="24"/>
          <w:vertAlign w:val="superscript"/>
        </w:rPr>
        <w:t>3</w:t>
      </w:r>
      <w:r w:rsidRPr="00507769">
        <w:rPr>
          <w:rFonts w:ascii="Times New Roman" w:hAnsi="Times New Roman" w:cs="Times New Roman"/>
          <w:sz w:val="24"/>
          <w:szCs w:val="24"/>
        </w:rPr>
        <w:t>School of Biological Sciences, The University of Queensland, St Lucia, 4072, Queensland, Australia.</w:t>
      </w:r>
    </w:p>
    <w:p w14:paraId="34D5C8C3" w14:textId="77777777" w:rsidR="00677493" w:rsidRPr="00507769" w:rsidRDefault="00677493" w:rsidP="00677493">
      <w:pPr>
        <w:spacing w:line="360" w:lineRule="auto"/>
        <w:jc w:val="both"/>
        <w:rPr>
          <w:rFonts w:ascii="Times New Roman" w:hAnsi="Times New Roman" w:cs="Times New Roman"/>
          <w:sz w:val="24"/>
          <w:szCs w:val="24"/>
        </w:rPr>
      </w:pPr>
      <w:r w:rsidRPr="00507769">
        <w:rPr>
          <w:rFonts w:ascii="Times New Roman" w:hAnsi="Times New Roman" w:cs="Times New Roman"/>
          <w:sz w:val="24"/>
          <w:szCs w:val="24"/>
        </w:rPr>
        <w:t>*Corresponding author: essie.rodgers@uqconnect.edu.au</w:t>
      </w:r>
    </w:p>
    <w:p w14:paraId="0B9FD490" w14:textId="602282B6" w:rsidR="009D2E13" w:rsidRPr="00507769" w:rsidRDefault="009D2E13" w:rsidP="00CA7277">
      <w:pPr>
        <w:jc w:val="both"/>
        <w:rPr>
          <w:rFonts w:ascii="Times New Roman" w:hAnsi="Times New Roman" w:cs="Times New Roman"/>
          <w:b/>
          <w:bCs/>
          <w:color w:val="000000"/>
          <w:sz w:val="24"/>
          <w:szCs w:val="24"/>
          <w:shd w:val="clear" w:color="auto" w:fill="FFFFFF"/>
        </w:rPr>
      </w:pPr>
    </w:p>
    <w:p w14:paraId="26FD7887" w14:textId="0A99CC8A" w:rsidR="000432F6" w:rsidRPr="00507769" w:rsidRDefault="000432F6" w:rsidP="00CA7277">
      <w:pPr>
        <w:jc w:val="both"/>
        <w:rPr>
          <w:rFonts w:ascii="Times New Roman" w:hAnsi="Times New Roman" w:cs="Times New Roman"/>
          <w:b/>
          <w:bCs/>
          <w:color w:val="000000"/>
          <w:sz w:val="24"/>
          <w:szCs w:val="24"/>
          <w:shd w:val="clear" w:color="auto" w:fill="FFFFFF"/>
        </w:rPr>
      </w:pPr>
    </w:p>
    <w:p w14:paraId="49488BC5" w14:textId="30F720C3" w:rsidR="000432F6" w:rsidRPr="00507769" w:rsidRDefault="000432F6" w:rsidP="00CA7277">
      <w:pPr>
        <w:jc w:val="both"/>
        <w:rPr>
          <w:rFonts w:ascii="Times New Roman" w:hAnsi="Times New Roman" w:cs="Times New Roman"/>
          <w:b/>
          <w:bCs/>
          <w:color w:val="000000"/>
          <w:sz w:val="24"/>
          <w:szCs w:val="24"/>
          <w:shd w:val="clear" w:color="auto" w:fill="FFFFFF"/>
        </w:rPr>
      </w:pPr>
    </w:p>
    <w:p w14:paraId="13B0AD96" w14:textId="7F5FC416" w:rsidR="000432F6" w:rsidRPr="00507769" w:rsidRDefault="000432F6" w:rsidP="00CA7277">
      <w:pPr>
        <w:jc w:val="both"/>
        <w:rPr>
          <w:rFonts w:ascii="Times New Roman" w:hAnsi="Times New Roman" w:cs="Times New Roman"/>
          <w:b/>
          <w:bCs/>
          <w:color w:val="000000"/>
          <w:sz w:val="24"/>
          <w:szCs w:val="24"/>
          <w:shd w:val="clear" w:color="auto" w:fill="FFFFFF"/>
        </w:rPr>
      </w:pPr>
    </w:p>
    <w:p w14:paraId="17F281FF" w14:textId="59037F5B" w:rsidR="000432F6" w:rsidRPr="00507769" w:rsidRDefault="000432F6" w:rsidP="00CA7277">
      <w:pPr>
        <w:jc w:val="both"/>
        <w:rPr>
          <w:rFonts w:ascii="Times New Roman" w:hAnsi="Times New Roman" w:cs="Times New Roman"/>
          <w:b/>
          <w:bCs/>
          <w:color w:val="000000"/>
          <w:sz w:val="24"/>
          <w:szCs w:val="24"/>
          <w:shd w:val="clear" w:color="auto" w:fill="FFFFFF"/>
        </w:rPr>
      </w:pPr>
    </w:p>
    <w:p w14:paraId="7639B46D" w14:textId="77777777" w:rsidR="000432F6" w:rsidRPr="00507769" w:rsidRDefault="000432F6" w:rsidP="00CA7277">
      <w:pPr>
        <w:jc w:val="both"/>
        <w:rPr>
          <w:rFonts w:ascii="Times New Roman" w:hAnsi="Times New Roman" w:cs="Times New Roman"/>
          <w:b/>
          <w:bCs/>
          <w:color w:val="000000"/>
          <w:sz w:val="24"/>
          <w:szCs w:val="24"/>
          <w:shd w:val="clear" w:color="auto" w:fill="FFFFFF"/>
        </w:rPr>
      </w:pPr>
    </w:p>
    <w:p w14:paraId="4EC339F0"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4F79D71"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63CB5E5"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1FDBB03" w14:textId="77777777" w:rsidR="00AC7554" w:rsidRPr="00507769" w:rsidRDefault="00AC7554" w:rsidP="00CA7277">
      <w:pPr>
        <w:jc w:val="both"/>
        <w:rPr>
          <w:rFonts w:ascii="Times New Roman" w:hAnsi="Times New Roman" w:cs="Times New Roman"/>
          <w:b/>
          <w:bCs/>
          <w:color w:val="000000"/>
          <w:sz w:val="24"/>
          <w:szCs w:val="24"/>
          <w:shd w:val="clear" w:color="auto" w:fill="FFFFFF"/>
        </w:rPr>
      </w:pPr>
    </w:p>
    <w:p w14:paraId="78D389A7" w14:textId="77777777" w:rsidR="00AC7554" w:rsidRPr="00507769" w:rsidRDefault="00AC7554" w:rsidP="00CA7277">
      <w:pPr>
        <w:jc w:val="both"/>
        <w:rPr>
          <w:rFonts w:ascii="Times New Roman" w:hAnsi="Times New Roman" w:cs="Times New Roman"/>
          <w:b/>
          <w:bCs/>
          <w:color w:val="000000"/>
          <w:sz w:val="24"/>
          <w:szCs w:val="24"/>
          <w:shd w:val="clear" w:color="auto" w:fill="FFFFFF"/>
        </w:rPr>
      </w:pPr>
    </w:p>
    <w:p w14:paraId="05A1C0AD" w14:textId="3A480ACF" w:rsidR="00562AAB" w:rsidRPr="00507769" w:rsidRDefault="00562AAB" w:rsidP="00CA7277">
      <w:pPr>
        <w:jc w:val="both"/>
        <w:rPr>
          <w:rFonts w:ascii="Times New Roman" w:hAnsi="Times New Roman" w:cs="Times New Roman"/>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Running title:</w:t>
      </w:r>
      <w:r w:rsidRPr="00507769">
        <w:rPr>
          <w:rFonts w:ascii="Times New Roman" w:hAnsi="Times New Roman" w:cs="Times New Roman"/>
          <w:color w:val="000000"/>
          <w:sz w:val="24"/>
          <w:szCs w:val="24"/>
          <w:shd w:val="clear" w:color="auto" w:fill="FFFFFF"/>
        </w:rPr>
        <w:t xml:space="preserve"> Diving in hot water</w:t>
      </w:r>
    </w:p>
    <w:p w14:paraId="0C05250F" w14:textId="638E5E2E" w:rsidR="009D2E13" w:rsidRPr="00507769" w:rsidRDefault="00562AAB" w:rsidP="00CA7277">
      <w:pPr>
        <w:jc w:val="both"/>
        <w:rPr>
          <w:rFonts w:ascii="Times New Roman" w:hAnsi="Times New Roman" w:cs="Times New Roman"/>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 xml:space="preserve">Key words: </w:t>
      </w:r>
      <w:r w:rsidRPr="00507769">
        <w:rPr>
          <w:rFonts w:ascii="Times New Roman" w:hAnsi="Times New Roman" w:cs="Times New Roman"/>
          <w:color w:val="000000"/>
          <w:sz w:val="24"/>
          <w:szCs w:val="24"/>
          <w:shd w:val="clear" w:color="auto" w:fill="FFFFFF"/>
        </w:rPr>
        <w:t>climate change, aerobic dive limit, diving lactate threshold, dive durations, bimodal breathers, acclimation</w:t>
      </w:r>
    </w:p>
    <w:p w14:paraId="127C8332" w14:textId="30C34611" w:rsidR="00562AAB" w:rsidRPr="00507769" w:rsidRDefault="00562AAB" w:rsidP="00CA7277">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 xml:space="preserve">Summary statement: </w:t>
      </w:r>
      <w:bookmarkStart w:id="0" w:name="_Hlk39489255"/>
      <w:r w:rsidRPr="00507769">
        <w:rPr>
          <w:rFonts w:ascii="Times New Roman" w:hAnsi="Times New Roman" w:cs="Times New Roman"/>
          <w:color w:val="000000"/>
          <w:sz w:val="24"/>
          <w:szCs w:val="24"/>
          <w:shd w:val="clear" w:color="auto" w:fill="FFFFFF"/>
        </w:rPr>
        <w:t>Using meta-analytic approaches,</w:t>
      </w:r>
      <w:r w:rsidRPr="00507769">
        <w:rPr>
          <w:rFonts w:ascii="Times New Roman" w:hAnsi="Times New Roman" w:cs="Times New Roman"/>
          <w:sz w:val="24"/>
          <w:szCs w:val="24"/>
          <w:lang w:val="en-US"/>
        </w:rPr>
        <w:t xml:space="preserve"> we show that</w:t>
      </w:r>
      <w:r w:rsidRPr="00507769">
        <w:rPr>
          <w:rFonts w:ascii="Times New Roman" w:hAnsi="Times New Roman" w:cs="Times New Roman"/>
          <w:color w:val="000000"/>
          <w:sz w:val="24"/>
          <w:szCs w:val="24"/>
          <w:shd w:val="clear" w:color="auto" w:fill="FFFFFF"/>
        </w:rPr>
        <w:t xml:space="preserve"> diving ectotherm</w:t>
      </w:r>
      <w:r w:rsidR="00AC3F21">
        <w:rPr>
          <w:rFonts w:ascii="Times New Roman" w:hAnsi="Times New Roman" w:cs="Times New Roman"/>
          <w:color w:val="000000"/>
          <w:sz w:val="24"/>
          <w:szCs w:val="24"/>
          <w:shd w:val="clear" w:color="auto" w:fill="FFFFFF"/>
        </w:rPr>
        <w:t>ic vertebrates</w:t>
      </w:r>
      <w:r w:rsidRPr="00507769">
        <w:rPr>
          <w:rFonts w:ascii="Times New Roman" w:hAnsi="Times New Roman" w:cs="Times New Roman"/>
          <w:color w:val="000000"/>
          <w:sz w:val="24"/>
          <w:szCs w:val="24"/>
          <w:shd w:val="clear" w:color="auto" w:fill="FFFFFF"/>
        </w:rPr>
        <w:t xml:space="preserve"> are particularly vulnerable to climate warming.</w:t>
      </w:r>
      <w:r w:rsidRPr="00507769">
        <w:rPr>
          <w:rFonts w:ascii="Times New Roman" w:hAnsi="Times New Roman" w:cs="Times New Roman"/>
          <w:sz w:val="24"/>
          <w:szCs w:val="24"/>
          <w:lang w:val="en-US"/>
        </w:rPr>
        <w:t xml:space="preserve"> On average, dive durations decreased by 11% with every 1°C increase in water temperature.</w:t>
      </w:r>
    </w:p>
    <w:bookmarkEnd w:id="0"/>
    <w:p w14:paraId="13AC8C2D"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0FBAEB96"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6673024"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CDC3E30"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75BC0BD5" w14:textId="1F432CE7" w:rsidR="009D2E13" w:rsidRPr="00507769" w:rsidRDefault="009D2E13" w:rsidP="00CA7277">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lastRenderedPageBreak/>
        <w:t>Abstract</w:t>
      </w:r>
    </w:p>
    <w:p w14:paraId="13720FC5" w14:textId="44D6BEB9" w:rsidR="000A7785" w:rsidRPr="00507769" w:rsidRDefault="00384F29" w:rsidP="000A7785">
      <w:pPr>
        <w:jc w:val="both"/>
        <w:rPr>
          <w:rFonts w:ascii="Times New Roman" w:hAnsi="Times New Roman" w:cs="Times New Roman"/>
          <w:sz w:val="24"/>
          <w:szCs w:val="24"/>
          <w:lang w:val="en-US"/>
        </w:rPr>
      </w:pPr>
      <w:r w:rsidRPr="00507769">
        <w:rPr>
          <w:rFonts w:ascii="Times New Roman" w:hAnsi="Times New Roman" w:cs="Times New Roman"/>
          <w:color w:val="000000"/>
          <w:sz w:val="24"/>
          <w:szCs w:val="24"/>
          <w:shd w:val="clear" w:color="auto" w:fill="FFFFFF"/>
        </w:rPr>
        <w:t>Diving ectotherm</w:t>
      </w:r>
      <w:r w:rsidR="00AC3F21">
        <w:rPr>
          <w:rFonts w:ascii="Times New Roman" w:hAnsi="Times New Roman" w:cs="Times New Roman"/>
          <w:color w:val="000000"/>
          <w:sz w:val="24"/>
          <w:szCs w:val="24"/>
          <w:shd w:val="clear" w:color="auto" w:fill="FFFFFF"/>
        </w:rPr>
        <w:t>ic vertebrates</w:t>
      </w:r>
      <w:r w:rsidR="00C13266">
        <w:rPr>
          <w:rFonts w:ascii="Times New Roman" w:hAnsi="Times New Roman" w:cs="Times New Roman"/>
          <w:color w:val="000000"/>
          <w:sz w:val="24"/>
          <w:szCs w:val="24"/>
          <w:shd w:val="clear" w:color="auto" w:fill="FFFFFF"/>
        </w:rPr>
        <w:t xml:space="preserve"> </w:t>
      </w:r>
      <w:r w:rsidR="000F1325" w:rsidRPr="00507769">
        <w:rPr>
          <w:rFonts w:ascii="Times New Roman" w:hAnsi="Times New Roman" w:cs="Times New Roman"/>
          <w:color w:val="000000"/>
          <w:sz w:val="24"/>
          <w:szCs w:val="24"/>
          <w:shd w:val="clear" w:color="auto" w:fill="FFFFFF"/>
        </w:rPr>
        <w:t>are</w:t>
      </w:r>
      <w:r w:rsidRPr="00507769">
        <w:rPr>
          <w:rFonts w:ascii="Times New Roman" w:hAnsi="Times New Roman" w:cs="Times New Roman"/>
          <w:color w:val="000000"/>
          <w:sz w:val="24"/>
          <w:szCs w:val="24"/>
          <w:shd w:val="clear" w:color="auto" w:fill="FFFFFF"/>
        </w:rPr>
        <w:t xml:space="preserve"> a</w:t>
      </w:r>
      <w:r w:rsidR="00AD7330">
        <w:rPr>
          <w:rFonts w:ascii="Times New Roman" w:hAnsi="Times New Roman" w:cs="Times New Roman"/>
          <w:color w:val="000000"/>
          <w:sz w:val="24"/>
          <w:szCs w:val="24"/>
          <w:shd w:val="clear" w:color="auto" w:fill="FFFFFF"/>
        </w:rPr>
        <w:t>n important</w:t>
      </w:r>
      <w:r w:rsidRPr="00507769">
        <w:rPr>
          <w:rFonts w:ascii="Times New Roman" w:hAnsi="Times New Roman" w:cs="Times New Roman"/>
          <w:color w:val="000000"/>
          <w:sz w:val="24"/>
          <w:szCs w:val="24"/>
          <w:shd w:val="clear" w:color="auto" w:fill="FFFFFF"/>
        </w:rPr>
        <w:t xml:space="preserve"> component of</w:t>
      </w:r>
      <w:r w:rsidR="00AC3F21">
        <w:rPr>
          <w:rFonts w:ascii="Times New Roman" w:hAnsi="Times New Roman" w:cs="Times New Roman"/>
          <w:color w:val="000000"/>
          <w:sz w:val="24"/>
          <w:szCs w:val="24"/>
          <w:shd w:val="clear" w:color="auto" w:fill="FFFFFF"/>
        </w:rPr>
        <w:t xml:space="preserve"> many</w:t>
      </w:r>
      <w:r w:rsidRPr="00507769">
        <w:rPr>
          <w:rFonts w:ascii="Times New Roman" w:hAnsi="Times New Roman" w:cs="Times New Roman"/>
          <w:color w:val="000000"/>
          <w:sz w:val="24"/>
          <w:szCs w:val="24"/>
          <w:shd w:val="clear" w:color="auto" w:fill="FFFFFF"/>
        </w:rPr>
        <w:t xml:space="preserve"> aquatic </w:t>
      </w:r>
      <w:r w:rsidR="00232CE3" w:rsidRPr="00507769">
        <w:rPr>
          <w:rFonts w:ascii="Times New Roman" w:hAnsi="Times New Roman" w:cs="Times New Roman"/>
          <w:color w:val="000000"/>
          <w:sz w:val="24"/>
          <w:szCs w:val="24"/>
          <w:shd w:val="clear" w:color="auto" w:fill="FFFFFF"/>
        </w:rPr>
        <w:t>ecosystems,</w:t>
      </w:r>
      <w:r w:rsidRPr="00507769">
        <w:rPr>
          <w:rFonts w:ascii="Times New Roman" w:hAnsi="Times New Roman" w:cs="Times New Roman"/>
          <w:color w:val="000000"/>
          <w:sz w:val="24"/>
          <w:szCs w:val="24"/>
          <w:shd w:val="clear" w:color="auto" w:fill="FFFFFF"/>
        </w:rPr>
        <w:t xml:space="preserve"> but the threat of climate warming </w:t>
      </w:r>
      <w:r w:rsidR="00861A87" w:rsidRPr="00507769">
        <w:rPr>
          <w:rFonts w:ascii="Times New Roman" w:hAnsi="Times New Roman" w:cs="Times New Roman"/>
          <w:color w:val="000000"/>
          <w:sz w:val="24"/>
          <w:szCs w:val="24"/>
          <w:shd w:val="clear" w:color="auto" w:fill="FFFFFF"/>
        </w:rPr>
        <w:t>may be</w:t>
      </w:r>
      <w:r w:rsidRPr="00507769">
        <w:rPr>
          <w:rFonts w:ascii="Times New Roman" w:hAnsi="Times New Roman" w:cs="Times New Roman"/>
          <w:color w:val="000000"/>
          <w:sz w:val="24"/>
          <w:szCs w:val="24"/>
          <w:shd w:val="clear" w:color="auto" w:fill="FFFFFF"/>
        </w:rPr>
        <w:t xml:space="preserve"> particularly salient to this group.</w:t>
      </w:r>
      <w:r w:rsidR="00861A87" w:rsidRPr="00507769">
        <w:rPr>
          <w:rFonts w:ascii="Times New Roman" w:hAnsi="Times New Roman" w:cs="Times New Roman"/>
          <w:color w:val="000000"/>
          <w:sz w:val="24"/>
          <w:szCs w:val="24"/>
          <w:shd w:val="clear" w:color="auto" w:fill="FFFFFF"/>
        </w:rPr>
        <w:t xml:space="preserve"> </w:t>
      </w:r>
      <w:r w:rsidR="00DB1966" w:rsidRPr="00507769">
        <w:rPr>
          <w:rFonts w:ascii="Times New Roman" w:hAnsi="Times New Roman" w:cs="Times New Roman"/>
          <w:color w:val="000000"/>
          <w:sz w:val="24"/>
          <w:szCs w:val="24"/>
          <w:shd w:val="clear" w:color="auto" w:fill="FFFFFF"/>
        </w:rPr>
        <w:t>Dive durations</w:t>
      </w:r>
      <w:r w:rsidR="00861A87" w:rsidRPr="00507769">
        <w:rPr>
          <w:rFonts w:ascii="Times New Roman" w:hAnsi="Times New Roman" w:cs="Times New Roman"/>
          <w:color w:val="000000"/>
          <w:sz w:val="24"/>
          <w:szCs w:val="24"/>
          <w:shd w:val="clear" w:color="auto" w:fill="FFFFFF"/>
        </w:rPr>
        <w:t xml:space="preserve"> </w:t>
      </w:r>
      <w:r w:rsidR="00DB1966" w:rsidRPr="00507769">
        <w:rPr>
          <w:rFonts w:ascii="Times New Roman" w:hAnsi="Times New Roman" w:cs="Times New Roman"/>
          <w:color w:val="000000"/>
          <w:sz w:val="24"/>
          <w:szCs w:val="24"/>
          <w:shd w:val="clear" w:color="auto" w:fill="FFFFFF"/>
        </w:rPr>
        <w:t xml:space="preserve">typically decrease as </w:t>
      </w:r>
      <w:r w:rsidR="009D2CE6" w:rsidRPr="00507769">
        <w:rPr>
          <w:rFonts w:ascii="Times New Roman" w:hAnsi="Times New Roman" w:cs="Times New Roman"/>
          <w:color w:val="000000"/>
          <w:sz w:val="24"/>
          <w:szCs w:val="24"/>
          <w:shd w:val="clear" w:color="auto" w:fill="FFFFFF"/>
        </w:rPr>
        <w:t xml:space="preserve">water </w:t>
      </w:r>
      <w:r w:rsidR="00DB1966" w:rsidRPr="00507769">
        <w:rPr>
          <w:rFonts w:ascii="Times New Roman" w:hAnsi="Times New Roman" w:cs="Times New Roman"/>
          <w:color w:val="000000"/>
          <w:sz w:val="24"/>
          <w:szCs w:val="24"/>
          <w:shd w:val="clear" w:color="auto" w:fill="FFFFFF"/>
        </w:rPr>
        <w:t>temperatures rise</w:t>
      </w:r>
      <w:r w:rsidR="00AC3F21">
        <w:rPr>
          <w:rFonts w:ascii="Times New Roman" w:hAnsi="Times New Roman" w:cs="Times New Roman"/>
          <w:color w:val="000000"/>
          <w:sz w:val="24"/>
          <w:szCs w:val="24"/>
          <w:shd w:val="clear" w:color="auto" w:fill="FFFFFF"/>
        </w:rPr>
        <w:t xml:space="preserve">, </w:t>
      </w:r>
      <w:bookmarkStart w:id="1" w:name="_Hlk39489618"/>
      <w:r w:rsidR="00AC3F21">
        <w:rPr>
          <w:rFonts w:ascii="Times New Roman" w:hAnsi="Times New Roman" w:cs="Times New Roman"/>
          <w:color w:val="000000"/>
          <w:sz w:val="24"/>
          <w:szCs w:val="24"/>
          <w:shd w:val="clear" w:color="auto" w:fill="FFFFFF"/>
        </w:rPr>
        <w:t>y</w:t>
      </w:r>
      <w:r w:rsidR="00DB1966" w:rsidRPr="00507769">
        <w:rPr>
          <w:rFonts w:ascii="Times New Roman" w:hAnsi="Times New Roman" w:cs="Times New Roman"/>
          <w:color w:val="000000"/>
          <w:sz w:val="24"/>
          <w:szCs w:val="24"/>
          <w:shd w:val="clear" w:color="auto" w:fill="FFFFFF"/>
        </w:rPr>
        <w:t>et, we lack an understanding of whether this trend is apparent in all diving ectotherm</w:t>
      </w:r>
      <w:r w:rsidR="00232CE3" w:rsidRPr="00507769">
        <w:rPr>
          <w:rFonts w:ascii="Times New Roman" w:hAnsi="Times New Roman" w:cs="Times New Roman"/>
          <w:color w:val="000000"/>
          <w:sz w:val="24"/>
          <w:szCs w:val="24"/>
          <w:shd w:val="clear" w:color="auto" w:fill="FFFFFF"/>
        </w:rPr>
        <w:t>s</w:t>
      </w:r>
      <w:r w:rsidR="00DB1966" w:rsidRPr="00507769">
        <w:rPr>
          <w:rFonts w:ascii="Times New Roman" w:hAnsi="Times New Roman" w:cs="Times New Roman"/>
          <w:color w:val="000000"/>
          <w:sz w:val="24"/>
          <w:szCs w:val="24"/>
          <w:shd w:val="clear" w:color="auto" w:fill="FFFFFF"/>
        </w:rPr>
        <w:t xml:space="preserve"> and how this group will fare </w:t>
      </w:r>
      <w:r w:rsidR="00232CE3" w:rsidRPr="00507769">
        <w:rPr>
          <w:rFonts w:ascii="Times New Roman" w:hAnsi="Times New Roman" w:cs="Times New Roman"/>
          <w:color w:val="000000"/>
          <w:sz w:val="24"/>
          <w:szCs w:val="24"/>
          <w:shd w:val="clear" w:color="auto" w:fill="FFFFFF"/>
        </w:rPr>
        <w:t>under climate warming</w:t>
      </w:r>
      <w:bookmarkEnd w:id="1"/>
      <w:r w:rsidR="00DB1966" w:rsidRPr="00507769">
        <w:rPr>
          <w:rFonts w:ascii="Times New Roman" w:hAnsi="Times New Roman" w:cs="Times New Roman"/>
          <w:color w:val="000000"/>
          <w:sz w:val="24"/>
          <w:szCs w:val="24"/>
          <w:shd w:val="clear" w:color="auto" w:fill="FFFFFF"/>
        </w:rPr>
        <w:t xml:space="preserve">. We compiled data from </w:t>
      </w:r>
      <w:r w:rsidR="00CA2E08" w:rsidRPr="00507769">
        <w:rPr>
          <w:rFonts w:ascii="Times New Roman" w:hAnsi="Times New Roman" w:cs="Times New Roman"/>
          <w:color w:val="000000"/>
          <w:sz w:val="24"/>
          <w:szCs w:val="24"/>
          <w:shd w:val="clear" w:color="auto" w:fill="FFFFFF"/>
        </w:rPr>
        <w:t>27</w:t>
      </w:r>
      <w:r w:rsidR="00DB1966" w:rsidRPr="00507769">
        <w:rPr>
          <w:rFonts w:ascii="Times New Roman" w:hAnsi="Times New Roman" w:cs="Times New Roman"/>
          <w:color w:val="000000"/>
          <w:sz w:val="24"/>
          <w:szCs w:val="24"/>
          <w:shd w:val="clear" w:color="auto" w:fill="FFFFFF"/>
        </w:rPr>
        <w:t xml:space="preserve"> studies</w:t>
      </w:r>
      <w:r w:rsidR="009D2CE6" w:rsidRPr="00507769">
        <w:rPr>
          <w:rFonts w:ascii="Times New Roman" w:hAnsi="Times New Roman" w:cs="Times New Roman"/>
          <w:color w:val="000000"/>
          <w:sz w:val="24"/>
          <w:szCs w:val="24"/>
          <w:shd w:val="clear" w:color="auto" w:fill="FFFFFF"/>
        </w:rPr>
        <w:t xml:space="preserve"> on </w:t>
      </w:r>
      <w:r w:rsidR="00CA2E08" w:rsidRPr="00507769">
        <w:rPr>
          <w:rFonts w:ascii="Times New Roman" w:hAnsi="Times New Roman" w:cs="Times New Roman"/>
          <w:color w:val="000000"/>
          <w:sz w:val="24"/>
          <w:szCs w:val="24"/>
          <w:shd w:val="clear" w:color="auto" w:fill="FFFFFF"/>
        </w:rPr>
        <w:t xml:space="preserve">20 </w:t>
      </w:r>
      <w:r w:rsidR="000A7785" w:rsidRPr="00507769">
        <w:rPr>
          <w:rFonts w:ascii="Times New Roman" w:hAnsi="Times New Roman" w:cs="Times New Roman"/>
          <w:color w:val="000000"/>
          <w:sz w:val="24"/>
          <w:szCs w:val="24"/>
          <w:shd w:val="clear" w:color="auto" w:fill="FFFFFF"/>
        </w:rPr>
        <w:t xml:space="preserve">ectothermic, vertebrate </w:t>
      </w:r>
      <w:r w:rsidR="009D2CE6" w:rsidRPr="00507769">
        <w:rPr>
          <w:rFonts w:ascii="Times New Roman" w:hAnsi="Times New Roman" w:cs="Times New Roman"/>
          <w:color w:val="000000"/>
          <w:sz w:val="24"/>
          <w:szCs w:val="24"/>
          <w:shd w:val="clear" w:color="auto" w:fill="FFFFFF"/>
        </w:rPr>
        <w:t>species</w:t>
      </w:r>
      <w:r w:rsidR="000A7785" w:rsidRPr="00507769">
        <w:rPr>
          <w:rFonts w:ascii="Times New Roman" w:hAnsi="Times New Roman" w:cs="Times New Roman"/>
          <w:color w:val="000000"/>
          <w:sz w:val="24"/>
          <w:szCs w:val="24"/>
          <w:shd w:val="clear" w:color="auto" w:fill="FFFFFF"/>
        </w:rPr>
        <w:t>,</w:t>
      </w:r>
      <w:r w:rsidR="00DB1966" w:rsidRPr="00507769">
        <w:rPr>
          <w:rFonts w:ascii="Times New Roman" w:hAnsi="Times New Roman" w:cs="Times New Roman"/>
          <w:color w:val="000000"/>
          <w:sz w:val="24"/>
          <w:szCs w:val="24"/>
          <w:shd w:val="clear" w:color="auto" w:fill="FFFFFF"/>
        </w:rPr>
        <w:t xml:space="preserve"> to quantify the effect of temperature on dive durations. </w:t>
      </w:r>
      <w:bookmarkStart w:id="2" w:name="_Hlk39489815"/>
      <w:r w:rsidR="00DB1966" w:rsidRPr="00507769">
        <w:rPr>
          <w:rFonts w:ascii="Times New Roman" w:hAnsi="Times New Roman" w:cs="Times New Roman"/>
          <w:color w:val="000000"/>
          <w:sz w:val="24"/>
          <w:szCs w:val="24"/>
          <w:shd w:val="clear" w:color="auto" w:fill="FFFFFF"/>
        </w:rPr>
        <w:t>Using meta-analytic approaches</w:t>
      </w:r>
      <w:r w:rsidR="00232CE3" w:rsidRPr="00507769">
        <w:rPr>
          <w:rFonts w:ascii="Times New Roman" w:hAnsi="Times New Roman" w:cs="Times New Roman"/>
          <w:sz w:val="24"/>
          <w:szCs w:val="24"/>
          <w:lang w:val="en-US"/>
        </w:rPr>
        <w:t xml:space="preserve">, we show that, on average, dive durations decreased by 11% with every 1°C increase in water temperature. </w:t>
      </w:r>
      <w:r w:rsidR="00107679" w:rsidRPr="00507769">
        <w:rPr>
          <w:rFonts w:ascii="Times New Roman" w:hAnsi="Times New Roman" w:cs="Times New Roman"/>
          <w:sz w:val="24"/>
          <w:szCs w:val="24"/>
          <w:lang w:val="en-US"/>
        </w:rPr>
        <w:t>L</w:t>
      </w:r>
      <w:r w:rsidR="00DD4B6F" w:rsidRPr="00507769">
        <w:rPr>
          <w:rFonts w:ascii="Times New Roman" w:hAnsi="Times New Roman" w:cs="Times New Roman"/>
          <w:sz w:val="24"/>
          <w:szCs w:val="24"/>
          <w:lang w:val="en-US"/>
        </w:rPr>
        <w:t xml:space="preserve">arger increases in temperature (e.g. +3°C </w:t>
      </w:r>
      <w:r w:rsidR="00DD4B6F" w:rsidRPr="00507769">
        <w:rPr>
          <w:rFonts w:ascii="Times New Roman" w:hAnsi="Times New Roman" w:cs="Times New Roman"/>
          <w:i/>
          <w:iCs/>
          <w:sz w:val="24"/>
          <w:szCs w:val="24"/>
          <w:lang w:val="en-US"/>
        </w:rPr>
        <w:t>versus</w:t>
      </w:r>
      <w:r w:rsidR="00DD4B6F" w:rsidRPr="00507769">
        <w:rPr>
          <w:rFonts w:ascii="Times New Roman" w:hAnsi="Times New Roman" w:cs="Times New Roman"/>
          <w:sz w:val="24"/>
          <w:szCs w:val="24"/>
          <w:lang w:val="en-US"/>
        </w:rPr>
        <w:t xml:space="preserve"> +8 – 9°C) exerted stronger effects on dive duration</w:t>
      </w:r>
      <w:r w:rsidR="00AC3F21">
        <w:rPr>
          <w:rFonts w:ascii="Times New Roman" w:hAnsi="Times New Roman" w:cs="Times New Roman"/>
          <w:sz w:val="24"/>
          <w:szCs w:val="24"/>
          <w:lang w:val="en-US"/>
        </w:rPr>
        <w:t>s.</w:t>
      </w:r>
      <w:r w:rsidR="00DD4B6F" w:rsidRPr="00507769">
        <w:rPr>
          <w:rFonts w:ascii="Times New Roman" w:hAnsi="Times New Roman" w:cs="Times New Roman"/>
          <w:sz w:val="24"/>
          <w:szCs w:val="24"/>
          <w:lang w:val="en-US"/>
        </w:rPr>
        <w:t xml:space="preserve"> </w:t>
      </w:r>
      <w:r w:rsidR="009D2CE6" w:rsidRPr="00507769">
        <w:rPr>
          <w:rFonts w:ascii="Times New Roman" w:hAnsi="Times New Roman" w:cs="Times New Roman"/>
          <w:sz w:val="24"/>
          <w:szCs w:val="24"/>
          <w:lang w:val="en-US"/>
        </w:rPr>
        <w:t>Although</w:t>
      </w:r>
      <w:r w:rsidR="00AC3F21">
        <w:rPr>
          <w:rFonts w:ascii="Times New Roman" w:hAnsi="Times New Roman" w:cs="Times New Roman"/>
          <w:sz w:val="24"/>
          <w:szCs w:val="24"/>
          <w:lang w:val="en-US"/>
        </w:rPr>
        <w:t xml:space="preserve"> species that respire </w:t>
      </w:r>
      <w:r w:rsidR="009D2CE6" w:rsidRPr="00507769">
        <w:rPr>
          <w:rFonts w:ascii="Times New Roman" w:hAnsi="Times New Roman" w:cs="Times New Roman"/>
          <w:sz w:val="24"/>
          <w:szCs w:val="24"/>
          <w:lang w:val="en-US"/>
        </w:rPr>
        <w:t>bimodal</w:t>
      </w:r>
      <w:r w:rsidR="00AC3F21">
        <w:rPr>
          <w:rFonts w:ascii="Times New Roman" w:hAnsi="Times New Roman" w:cs="Times New Roman"/>
          <w:sz w:val="24"/>
          <w:szCs w:val="24"/>
          <w:lang w:val="en-US"/>
        </w:rPr>
        <w:t>ly (i.e. acquiring oxygen from air and water)</w:t>
      </w:r>
      <w:r w:rsidR="009D2CE6" w:rsidRPr="00507769">
        <w:rPr>
          <w:rFonts w:ascii="Times New Roman" w:hAnsi="Times New Roman" w:cs="Times New Roman"/>
          <w:sz w:val="24"/>
          <w:szCs w:val="24"/>
          <w:lang w:val="en-US"/>
        </w:rPr>
        <w:t xml:space="preserve"> are predicted to be more resilient to the effects of temperature on dive durations than </w:t>
      </w:r>
      <w:r w:rsidR="00AC3F21">
        <w:rPr>
          <w:rFonts w:ascii="Times New Roman" w:hAnsi="Times New Roman" w:cs="Times New Roman"/>
          <w:sz w:val="24"/>
          <w:szCs w:val="24"/>
          <w:lang w:val="en-US"/>
        </w:rPr>
        <w:t xml:space="preserve">purely </w:t>
      </w:r>
      <w:r w:rsidR="009D2CE6" w:rsidRPr="00507769">
        <w:rPr>
          <w:rFonts w:ascii="Times New Roman" w:hAnsi="Times New Roman" w:cs="Times New Roman"/>
          <w:sz w:val="24"/>
          <w:szCs w:val="24"/>
          <w:lang w:val="en-US"/>
        </w:rPr>
        <w:t xml:space="preserve">aerial breathers, we found no significant difference between these groups. Body mass had a weak </w:t>
      </w:r>
      <w:r w:rsidR="000432F6" w:rsidRPr="00507769">
        <w:rPr>
          <w:rFonts w:ascii="Times New Roman" w:hAnsi="Times New Roman" w:cs="Times New Roman"/>
          <w:sz w:val="24"/>
          <w:szCs w:val="24"/>
          <w:lang w:val="en-US"/>
        </w:rPr>
        <w:t>impact on mean dive durations, with smaller div</w:t>
      </w:r>
      <w:r w:rsidR="00AD7330">
        <w:rPr>
          <w:rFonts w:ascii="Times New Roman" w:hAnsi="Times New Roman" w:cs="Times New Roman"/>
          <w:sz w:val="24"/>
          <w:szCs w:val="24"/>
          <w:lang w:val="en-US"/>
        </w:rPr>
        <w:t>ing vertebrates</w:t>
      </w:r>
      <w:r w:rsidR="000432F6" w:rsidRPr="00507769">
        <w:rPr>
          <w:rFonts w:ascii="Times New Roman" w:hAnsi="Times New Roman" w:cs="Times New Roman"/>
          <w:sz w:val="24"/>
          <w:szCs w:val="24"/>
          <w:lang w:val="en-US"/>
        </w:rPr>
        <w:t xml:space="preserve"> being impacted by temperature more strongly. F</w:t>
      </w:r>
      <w:r w:rsidR="009D2CE6" w:rsidRPr="00507769">
        <w:rPr>
          <w:rFonts w:ascii="Times New Roman" w:hAnsi="Times New Roman" w:cs="Times New Roman"/>
          <w:sz w:val="24"/>
          <w:szCs w:val="24"/>
          <w:lang w:val="en-US"/>
        </w:rPr>
        <w:t xml:space="preserve">ew studies have examined thermal </w:t>
      </w:r>
      <w:r w:rsidR="00AD7330">
        <w:rPr>
          <w:rFonts w:ascii="Times New Roman" w:hAnsi="Times New Roman" w:cs="Times New Roman"/>
          <w:sz w:val="24"/>
          <w:szCs w:val="24"/>
          <w:lang w:val="en-US"/>
        </w:rPr>
        <w:t>phenotypic plasticity and the</w:t>
      </w:r>
      <w:r w:rsidR="00C13266">
        <w:rPr>
          <w:rFonts w:ascii="Times New Roman" w:hAnsi="Times New Roman" w:cs="Times New Roman"/>
          <w:sz w:val="24"/>
          <w:szCs w:val="24"/>
          <w:lang w:val="en-US"/>
        </w:rPr>
        <w:t xml:space="preserve"> </w:t>
      </w:r>
      <w:r w:rsidR="009D2CE6" w:rsidRPr="00507769">
        <w:rPr>
          <w:rFonts w:ascii="Times New Roman" w:hAnsi="Times New Roman" w:cs="Times New Roman"/>
          <w:sz w:val="24"/>
          <w:szCs w:val="24"/>
          <w:lang w:val="en-US"/>
        </w:rPr>
        <w:t xml:space="preserve">capacity </w:t>
      </w:r>
      <w:r w:rsidR="00AD7330">
        <w:rPr>
          <w:rFonts w:ascii="Times New Roman" w:hAnsi="Times New Roman" w:cs="Times New Roman"/>
          <w:sz w:val="24"/>
          <w:szCs w:val="24"/>
          <w:lang w:val="en-US"/>
        </w:rPr>
        <w:t>to compensate for increases in temperature</w:t>
      </w:r>
      <w:r w:rsidR="009D2CE6" w:rsidRPr="00507769">
        <w:rPr>
          <w:rFonts w:ascii="Times New Roman" w:hAnsi="Times New Roman" w:cs="Times New Roman"/>
          <w:sz w:val="24"/>
          <w:szCs w:val="24"/>
          <w:lang w:val="en-US"/>
        </w:rPr>
        <w:t xml:space="preserve"> (N = 4), </w:t>
      </w:r>
      <w:r w:rsidR="00AD7330">
        <w:rPr>
          <w:rFonts w:ascii="Times New Roman" w:hAnsi="Times New Roman" w:cs="Times New Roman"/>
          <w:sz w:val="24"/>
          <w:szCs w:val="24"/>
          <w:lang w:val="en-US"/>
        </w:rPr>
        <w:t>and</w:t>
      </w:r>
      <w:r w:rsidR="00AD7330" w:rsidRPr="00507769">
        <w:rPr>
          <w:rFonts w:ascii="Times New Roman" w:hAnsi="Times New Roman" w:cs="Times New Roman"/>
          <w:sz w:val="24"/>
          <w:szCs w:val="24"/>
          <w:lang w:val="en-US"/>
        </w:rPr>
        <w:t xml:space="preserve"> </w:t>
      </w:r>
      <w:r w:rsidR="009D2CE6" w:rsidRPr="00507769">
        <w:rPr>
          <w:rFonts w:ascii="Times New Roman" w:hAnsi="Times New Roman" w:cs="Times New Roman"/>
          <w:sz w:val="24"/>
          <w:szCs w:val="24"/>
          <w:lang w:val="en-US"/>
        </w:rPr>
        <w:t xml:space="preserve">all report limited </w:t>
      </w:r>
      <w:r w:rsidR="00AD7330">
        <w:rPr>
          <w:rFonts w:ascii="Times New Roman" w:hAnsi="Times New Roman" w:cs="Times New Roman"/>
          <w:sz w:val="24"/>
          <w:szCs w:val="24"/>
          <w:lang w:val="en-US"/>
        </w:rPr>
        <w:t>ability of diving ectothermic vertebrates to mitigate the effects of increasing temperatures</w:t>
      </w:r>
      <w:r w:rsidR="009D2CE6" w:rsidRPr="00507769">
        <w:rPr>
          <w:rFonts w:ascii="Times New Roman" w:hAnsi="Times New Roman" w:cs="Times New Roman"/>
          <w:sz w:val="24"/>
          <w:szCs w:val="24"/>
          <w:lang w:val="en-US"/>
        </w:rPr>
        <w:t xml:space="preserve">. </w:t>
      </w:r>
      <w:r w:rsidR="000A7785" w:rsidRPr="00507769">
        <w:rPr>
          <w:rFonts w:ascii="Times New Roman" w:hAnsi="Times New Roman" w:cs="Times New Roman"/>
          <w:sz w:val="24"/>
          <w:szCs w:val="24"/>
          <w:lang w:val="en-US"/>
        </w:rPr>
        <w:t xml:space="preserve">Average water temperatures in marine and freshwater habitats are projected to increase between 1.5 – 4°C in the next century, and our data suggest that this magnitude of warming could translate to substantial </w:t>
      </w:r>
      <w:r w:rsidR="00AC3F21">
        <w:rPr>
          <w:rFonts w:ascii="Times New Roman" w:hAnsi="Times New Roman" w:cs="Times New Roman"/>
          <w:sz w:val="24"/>
          <w:szCs w:val="24"/>
          <w:lang w:val="en-US"/>
        </w:rPr>
        <w:t>decreases</w:t>
      </w:r>
      <w:r w:rsidR="00AC3F21" w:rsidRPr="00507769">
        <w:rPr>
          <w:rFonts w:ascii="Times New Roman" w:hAnsi="Times New Roman" w:cs="Times New Roman"/>
          <w:sz w:val="24"/>
          <w:szCs w:val="24"/>
          <w:lang w:val="en-US"/>
        </w:rPr>
        <w:t xml:space="preserve"> </w:t>
      </w:r>
      <w:r w:rsidR="000A7785" w:rsidRPr="00507769">
        <w:rPr>
          <w:rFonts w:ascii="Times New Roman" w:hAnsi="Times New Roman" w:cs="Times New Roman"/>
          <w:sz w:val="24"/>
          <w:szCs w:val="24"/>
          <w:lang w:val="en-US"/>
        </w:rPr>
        <w:t>in dive durations, by approximately 16 – 44%.</w:t>
      </w:r>
      <w:r w:rsidR="000A7785" w:rsidRPr="00507769">
        <w:rPr>
          <w:rFonts w:ascii="Times New Roman" w:hAnsi="Times New Roman" w:cs="Times New Roman"/>
          <w:color w:val="000000"/>
          <w:sz w:val="24"/>
          <w:szCs w:val="24"/>
          <w:bdr w:val="none" w:sz="0" w:space="0" w:color="auto" w:frame="1"/>
          <w:lang w:val="en-GB"/>
        </w:rPr>
        <w:t xml:space="preserve"> Together, these data shed light on a</w:t>
      </w:r>
      <w:r w:rsidR="00107679" w:rsidRPr="00507769">
        <w:rPr>
          <w:rFonts w:ascii="Times New Roman" w:hAnsi="Times New Roman" w:cs="Times New Roman"/>
          <w:color w:val="000000"/>
          <w:sz w:val="24"/>
          <w:szCs w:val="24"/>
          <w:bdr w:val="none" w:sz="0" w:space="0" w:color="auto" w:frame="1"/>
          <w:lang w:val="en-GB"/>
        </w:rPr>
        <w:t xml:space="preserve">n </w:t>
      </w:r>
      <w:r w:rsidR="000A7785" w:rsidRPr="00507769">
        <w:rPr>
          <w:rFonts w:ascii="Times New Roman" w:hAnsi="Times New Roman" w:cs="Times New Roman"/>
          <w:color w:val="000000"/>
          <w:sz w:val="24"/>
          <w:szCs w:val="24"/>
          <w:bdr w:val="none" w:sz="0" w:space="0" w:color="auto" w:frame="1"/>
          <w:lang w:val="en-GB"/>
        </w:rPr>
        <w:t>overlooked threat to diving ectotherm</w:t>
      </w:r>
      <w:r w:rsidR="00AC3F21">
        <w:rPr>
          <w:rFonts w:ascii="Times New Roman" w:hAnsi="Times New Roman" w:cs="Times New Roman"/>
          <w:color w:val="000000"/>
          <w:sz w:val="24"/>
          <w:szCs w:val="24"/>
          <w:bdr w:val="none" w:sz="0" w:space="0" w:color="auto" w:frame="1"/>
          <w:lang w:val="en-GB"/>
        </w:rPr>
        <w:t>ic vertebrates</w:t>
      </w:r>
      <w:r w:rsidR="000A7785" w:rsidRPr="00507769">
        <w:rPr>
          <w:rFonts w:ascii="Times New Roman" w:hAnsi="Times New Roman" w:cs="Times New Roman"/>
          <w:color w:val="000000"/>
          <w:sz w:val="24"/>
          <w:szCs w:val="24"/>
          <w:bdr w:val="none" w:sz="0" w:space="0" w:color="auto" w:frame="1"/>
          <w:lang w:val="en-GB"/>
        </w:rPr>
        <w:t xml:space="preserve"> and suggest that </w:t>
      </w:r>
      <w:r w:rsidR="000A7785" w:rsidRPr="00507769">
        <w:rPr>
          <w:rFonts w:ascii="Times New Roman" w:hAnsi="Times New Roman" w:cs="Times New Roman"/>
          <w:sz w:val="24"/>
          <w:szCs w:val="24"/>
          <w:lang w:val="en-US"/>
        </w:rPr>
        <w:t xml:space="preserve">time available for underwater activities, like predator avoidance and foraging, may be </w:t>
      </w:r>
      <w:r w:rsidR="000F1325">
        <w:rPr>
          <w:rFonts w:ascii="Times New Roman" w:hAnsi="Times New Roman" w:cs="Times New Roman"/>
          <w:sz w:val="24"/>
          <w:szCs w:val="24"/>
          <w:lang w:val="en-US"/>
        </w:rPr>
        <w:t>shortened</w:t>
      </w:r>
      <w:r w:rsidR="00107679" w:rsidRPr="00507769">
        <w:rPr>
          <w:rFonts w:ascii="Times New Roman" w:hAnsi="Times New Roman" w:cs="Times New Roman"/>
          <w:sz w:val="24"/>
          <w:szCs w:val="24"/>
          <w:lang w:val="en-US"/>
        </w:rPr>
        <w:t xml:space="preserve"> under future warming.</w:t>
      </w:r>
      <w:r w:rsidR="000A7785" w:rsidRPr="00507769">
        <w:rPr>
          <w:rFonts w:ascii="Times New Roman" w:hAnsi="Times New Roman" w:cs="Times New Roman"/>
          <w:sz w:val="24"/>
          <w:szCs w:val="24"/>
          <w:lang w:val="en-US"/>
        </w:rPr>
        <w:t xml:space="preserve"> </w:t>
      </w:r>
      <w:bookmarkEnd w:id="2"/>
    </w:p>
    <w:p w14:paraId="1947C22C"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2DFCF0E1"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01044045"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728ADE5" w14:textId="53454508" w:rsidR="009D2E13" w:rsidRPr="00507769" w:rsidRDefault="009D2E13" w:rsidP="00CA7277">
      <w:pPr>
        <w:jc w:val="both"/>
        <w:rPr>
          <w:rFonts w:ascii="Times New Roman" w:hAnsi="Times New Roman" w:cs="Times New Roman"/>
          <w:b/>
          <w:bCs/>
          <w:color w:val="000000"/>
          <w:sz w:val="24"/>
          <w:szCs w:val="24"/>
          <w:shd w:val="clear" w:color="auto" w:fill="FFFFFF"/>
        </w:rPr>
      </w:pPr>
    </w:p>
    <w:p w14:paraId="23762983" w14:textId="77777777" w:rsidR="00545F24" w:rsidRPr="00507769" w:rsidRDefault="00545F24" w:rsidP="00CA7277">
      <w:pPr>
        <w:jc w:val="both"/>
        <w:rPr>
          <w:rFonts w:ascii="Times New Roman" w:hAnsi="Times New Roman" w:cs="Times New Roman"/>
          <w:b/>
          <w:bCs/>
          <w:color w:val="000000"/>
          <w:sz w:val="24"/>
          <w:szCs w:val="24"/>
          <w:shd w:val="clear" w:color="auto" w:fill="FFFFFF"/>
        </w:rPr>
      </w:pPr>
    </w:p>
    <w:p w14:paraId="19AB9F24"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966593E"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2AFC9D7B"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A939AC8"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7296677D"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CBC5FB8"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11D142A"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F942A12"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7E0D2C4C"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D5C0B51" w14:textId="7775D3ED" w:rsidR="009D2E13" w:rsidRDefault="009D2E13" w:rsidP="00CA7277">
      <w:pPr>
        <w:jc w:val="both"/>
        <w:rPr>
          <w:rFonts w:ascii="Times New Roman" w:hAnsi="Times New Roman" w:cs="Times New Roman"/>
          <w:b/>
          <w:bCs/>
          <w:color w:val="000000"/>
          <w:sz w:val="24"/>
          <w:szCs w:val="24"/>
          <w:shd w:val="clear" w:color="auto" w:fill="FFFFFF"/>
        </w:rPr>
      </w:pPr>
    </w:p>
    <w:p w14:paraId="7E50205B" w14:textId="77777777" w:rsidR="00C13266" w:rsidRPr="00507769" w:rsidRDefault="00C13266" w:rsidP="00CA7277">
      <w:pPr>
        <w:jc w:val="both"/>
        <w:rPr>
          <w:rFonts w:ascii="Times New Roman" w:hAnsi="Times New Roman" w:cs="Times New Roman"/>
          <w:b/>
          <w:bCs/>
          <w:color w:val="000000"/>
          <w:sz w:val="24"/>
          <w:szCs w:val="24"/>
          <w:shd w:val="clear" w:color="auto" w:fill="FFFFFF"/>
        </w:rPr>
      </w:pPr>
    </w:p>
    <w:p w14:paraId="36AD6BF7" w14:textId="45E73201" w:rsidR="00961928" w:rsidRPr="00507769" w:rsidRDefault="00961928" w:rsidP="00CA7277">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lastRenderedPageBreak/>
        <w:t>Introduction</w:t>
      </w:r>
    </w:p>
    <w:p w14:paraId="23B666AC" w14:textId="20BC9A15" w:rsidR="00A708D9" w:rsidRPr="00507769" w:rsidRDefault="00A708D9" w:rsidP="00CA7277">
      <w:pPr>
        <w:jc w:val="both"/>
        <w:rPr>
          <w:rFonts w:ascii="Times New Roman" w:hAnsi="Times New Roman" w:cs="Times New Roman"/>
          <w:sz w:val="24"/>
          <w:szCs w:val="24"/>
        </w:rPr>
      </w:pPr>
      <w:bookmarkStart w:id="3" w:name="_Hlk39489122"/>
      <w:r w:rsidRPr="00507769">
        <w:rPr>
          <w:rFonts w:ascii="Times New Roman" w:hAnsi="Times New Roman" w:cs="Times New Roman"/>
          <w:color w:val="000000"/>
          <w:sz w:val="24"/>
          <w:szCs w:val="24"/>
          <w:shd w:val="clear" w:color="auto" w:fill="FFFFFF"/>
        </w:rPr>
        <w:t>Diving ectotherm</w:t>
      </w:r>
      <w:r w:rsidR="00805268">
        <w:rPr>
          <w:rFonts w:ascii="Times New Roman" w:hAnsi="Times New Roman" w:cs="Times New Roman"/>
          <w:color w:val="000000"/>
          <w:sz w:val="24"/>
          <w:szCs w:val="24"/>
          <w:shd w:val="clear" w:color="auto" w:fill="FFFFFF"/>
        </w:rPr>
        <w:t>ic vertebrates</w:t>
      </w:r>
      <w:r w:rsidRPr="00507769">
        <w:rPr>
          <w:rFonts w:ascii="Times New Roman" w:hAnsi="Times New Roman" w:cs="Times New Roman"/>
          <w:color w:val="000000"/>
          <w:sz w:val="24"/>
          <w:szCs w:val="24"/>
          <w:shd w:val="clear" w:color="auto" w:fill="FFFFFF"/>
        </w:rPr>
        <w:t xml:space="preserve"> </w:t>
      </w:r>
      <w:r w:rsidR="00805268">
        <w:rPr>
          <w:rFonts w:ascii="Times New Roman" w:hAnsi="Times New Roman" w:cs="Times New Roman"/>
          <w:color w:val="000000"/>
          <w:sz w:val="24"/>
          <w:szCs w:val="24"/>
          <w:shd w:val="clear" w:color="auto" w:fill="FFFFFF"/>
        </w:rPr>
        <w:t>play an important role in</w:t>
      </w:r>
      <w:r w:rsidR="008E0DCB">
        <w:rPr>
          <w:rFonts w:ascii="Times New Roman" w:hAnsi="Times New Roman" w:cs="Times New Roman"/>
          <w:color w:val="000000"/>
          <w:sz w:val="24"/>
          <w:szCs w:val="24"/>
          <w:shd w:val="clear" w:color="auto" w:fill="FFFFFF"/>
        </w:rPr>
        <w:t xml:space="preserve"> </w:t>
      </w:r>
      <w:r w:rsidRPr="00507769">
        <w:rPr>
          <w:rFonts w:ascii="Times New Roman" w:hAnsi="Times New Roman" w:cs="Times New Roman"/>
          <w:color w:val="000000"/>
          <w:sz w:val="24"/>
          <w:szCs w:val="24"/>
          <w:shd w:val="clear" w:color="auto" w:fill="FFFFFF"/>
        </w:rPr>
        <w:t xml:space="preserve">the functioning of </w:t>
      </w:r>
      <w:r w:rsidR="00805268">
        <w:rPr>
          <w:rFonts w:ascii="Times New Roman" w:hAnsi="Times New Roman" w:cs="Times New Roman"/>
          <w:color w:val="000000"/>
          <w:sz w:val="24"/>
          <w:szCs w:val="24"/>
          <w:shd w:val="clear" w:color="auto" w:fill="FFFFFF"/>
        </w:rPr>
        <w:t xml:space="preserve">many </w:t>
      </w:r>
      <w:r w:rsidRPr="00507769">
        <w:rPr>
          <w:rFonts w:ascii="Times New Roman" w:hAnsi="Times New Roman" w:cs="Times New Roman"/>
          <w:color w:val="000000"/>
          <w:sz w:val="24"/>
          <w:szCs w:val="24"/>
          <w:shd w:val="clear" w:color="auto" w:fill="FFFFFF"/>
        </w:rPr>
        <w:t>aquatic ecosystems and represent a taxonomically diverse group</w:t>
      </w:r>
      <w:r w:rsidR="00672C45" w:rsidRPr="00507769">
        <w:rPr>
          <w:rFonts w:ascii="Times New Roman" w:hAnsi="Times New Roman" w:cs="Times New Roman"/>
          <w:color w:val="000000"/>
          <w:sz w:val="24"/>
          <w:szCs w:val="24"/>
          <w:shd w:val="clear" w:color="auto" w:fill="FFFFFF"/>
        </w:rPr>
        <w:t xml:space="preserve"> </w:t>
      </w:r>
      <w:bookmarkEnd w:id="3"/>
      <w:r w:rsidR="00672C45" w:rsidRPr="00507769">
        <w:rPr>
          <w:rFonts w:ascii="Times New Roman" w:hAnsi="Times New Roman" w:cs="Times New Roman"/>
          <w:color w:val="000000"/>
          <w:sz w:val="24"/>
          <w:szCs w:val="24"/>
          <w:shd w:val="clear" w:color="auto" w:fill="FFFFFF"/>
        </w:rPr>
        <w:fldChar w:fldCharType="begin"/>
      </w:r>
      <w:r w:rsidR="00BB4644" w:rsidRPr="00507769">
        <w:rPr>
          <w:rFonts w:ascii="Times New Roman" w:hAnsi="Times New Roman" w:cs="Times New Roman"/>
          <w:color w:val="000000"/>
          <w:sz w:val="24"/>
          <w:szCs w:val="24"/>
          <w:shd w:val="clear" w:color="auto" w:fill="FFFFFF"/>
        </w:rPr>
        <w:instrText xml:space="preserve"> ADDIN EN.CITE &lt;EndNote&gt;&lt;Cite&gt;&lt;Author&gt;Costa&lt;/Author&gt;&lt;Year&gt;2007&lt;/Year&gt;&lt;RecNum&gt;446&lt;/RecNum&gt;&lt;DisplayText&gt;(Butler and Jones, 1982; Costa, 2007)&lt;/DisplayText&gt;&lt;record&gt;&lt;rec-number&gt;446&lt;/rec-number&gt;&lt;foreign-keys&gt;&lt;key app="EN" db-id="tttdpeszc2d2fkevew7v2rskrsra9200wwvx" timestamp="1585606990"&gt;446&lt;/key&gt;&lt;/foreign-keys&gt;&lt;ref-type name="Book Section"&gt;5&lt;/ref-type&gt;&lt;contributors&gt;&lt;authors&gt;&lt;author&gt;Costa, D. P.&lt;/author&gt;&lt;/authors&gt;&lt;/contributors&gt;&lt;titles&gt;&lt;title&gt;Diving physiology of marine vertebrates&lt;/title&gt;&lt;secondary-title&gt;Encyclopedia of Life Sciences &lt;/secondary-title&gt;&lt;/titles&gt;&lt;pages&gt;1-7&lt;/pages&gt;&lt;dates&gt;&lt;year&gt;2007&lt;/year&gt;&lt;/dates&gt;&lt;pub-location&gt; Chichester&lt;/pub-location&gt;&lt;publisher&gt;John Wiley &amp;amp; Sons Ltd&lt;/publisher&gt;&lt;urls&gt;&lt;/urls&gt;&lt;/record&gt;&lt;/Cite&gt;&lt;Cite&gt;&lt;Author&gt;Butler&lt;/Author&gt;&lt;Year&gt;1982&lt;/Year&gt;&lt;RecNum&gt;448&lt;/RecNum&gt;&lt;record&gt;&lt;rec-number&gt;448&lt;/rec-number&gt;&lt;foreign-keys&gt;&lt;key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sidRPr="00507769">
        <w:rPr>
          <w:rFonts w:ascii="Times New Roman" w:hAnsi="Times New Roman" w:cs="Times New Roman"/>
          <w:color w:val="000000"/>
          <w:sz w:val="24"/>
          <w:szCs w:val="24"/>
          <w:shd w:val="clear" w:color="auto" w:fill="FFFFFF"/>
        </w:rPr>
        <w:fldChar w:fldCharType="separate"/>
      </w:r>
      <w:r w:rsidR="00BB4644" w:rsidRPr="00507769">
        <w:rPr>
          <w:rFonts w:ascii="Times New Roman" w:hAnsi="Times New Roman" w:cs="Times New Roman"/>
          <w:noProof/>
          <w:color w:val="000000"/>
          <w:sz w:val="24"/>
          <w:szCs w:val="24"/>
          <w:shd w:val="clear" w:color="auto" w:fill="FFFFFF"/>
        </w:rPr>
        <w:t>(Butler and Jones, 1982; Costa, 2007)</w:t>
      </w:r>
      <w:r w:rsidR="00672C45" w:rsidRPr="00507769">
        <w:rPr>
          <w:rFonts w:ascii="Times New Roman" w:hAnsi="Times New Roman" w:cs="Times New Roman"/>
          <w:color w:val="000000"/>
          <w:sz w:val="24"/>
          <w:szCs w:val="24"/>
          <w:shd w:val="clear" w:color="auto" w:fill="FFFFFF"/>
        </w:rPr>
        <w:fldChar w:fldCharType="end"/>
      </w:r>
      <w:r w:rsidRPr="00507769">
        <w:rPr>
          <w:rFonts w:ascii="Times New Roman" w:hAnsi="Times New Roman" w:cs="Times New Roman"/>
          <w:color w:val="000000"/>
          <w:sz w:val="24"/>
          <w:szCs w:val="24"/>
          <w:shd w:val="clear" w:color="auto" w:fill="FFFFFF"/>
        </w:rPr>
        <w:t xml:space="preserve">. The evolution of </w:t>
      </w:r>
      <w:r w:rsidRPr="00507769">
        <w:rPr>
          <w:rFonts w:ascii="Times New Roman" w:hAnsi="Times New Roman" w:cs="Times New Roman"/>
          <w:sz w:val="24"/>
          <w:szCs w:val="24"/>
        </w:rPr>
        <w:t>air-breathing organs made terrestrial environ</w:t>
      </w:r>
      <w:r w:rsidR="004175A1" w:rsidRPr="00507769">
        <w:rPr>
          <w:rFonts w:ascii="Times New Roman" w:hAnsi="Times New Roman" w:cs="Times New Roman"/>
          <w:sz w:val="24"/>
          <w:szCs w:val="24"/>
        </w:rPr>
        <w:t>ments</w:t>
      </w:r>
      <w:r w:rsidRPr="00507769">
        <w:rPr>
          <w:rFonts w:ascii="Times New Roman" w:hAnsi="Times New Roman" w:cs="Times New Roman"/>
          <w:sz w:val="24"/>
          <w:szCs w:val="24"/>
        </w:rPr>
        <w:t xml:space="preserve"> habitable, but many species returned to aquatic habitats</w:t>
      </w:r>
      <w:r w:rsidR="008E0DCB">
        <w:rPr>
          <w:rFonts w:ascii="Times New Roman" w:hAnsi="Times New Roman" w:cs="Times New Roman"/>
          <w:sz w:val="24"/>
          <w:szCs w:val="24"/>
        </w:rPr>
        <w:t xml:space="preserve"> </w:t>
      </w:r>
      <w:r w:rsidR="00672C45" w:rsidRPr="00507769">
        <w:rPr>
          <w:rFonts w:ascii="Times New Roman" w:hAnsi="Times New Roman" w:cs="Times New Roman"/>
          <w:sz w:val="24"/>
          <w:szCs w:val="24"/>
        </w:rPr>
        <w:fldChar w:fldCharType="begin"/>
      </w:r>
      <w:r w:rsidR="00BB4644" w:rsidRPr="00507769">
        <w:rPr>
          <w:rFonts w:ascii="Times New Roman" w:hAnsi="Times New Roman" w:cs="Times New Roman"/>
          <w:sz w:val="24"/>
          <w:szCs w:val="24"/>
        </w:rPr>
        <w:instrText xml:space="preserve"> ADDIN EN.CITE &lt;EndNote&gt;&lt;Cite&gt;&lt;Author&gt;Seymour&lt;/Author&gt;&lt;Year&gt;1982&lt;/Year&gt;&lt;RecNum&gt;447&lt;/RecNum&gt;&lt;DisplayText&gt;(Butler and Jones, 1982; 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sidRPr="00507769">
        <w:rPr>
          <w:rFonts w:ascii="Times New Roman" w:hAnsi="Times New Roman" w:cs="Times New Roman"/>
          <w:sz w:val="24"/>
          <w:szCs w:val="24"/>
        </w:rPr>
        <w:fldChar w:fldCharType="separate"/>
      </w:r>
      <w:r w:rsidR="00BB4644" w:rsidRPr="00507769">
        <w:rPr>
          <w:rFonts w:ascii="Times New Roman" w:hAnsi="Times New Roman" w:cs="Times New Roman"/>
          <w:noProof/>
          <w:sz w:val="24"/>
          <w:szCs w:val="24"/>
        </w:rPr>
        <w:t>(Butler and Jones, 1982; Seymour, 1982)</w:t>
      </w:r>
      <w:r w:rsidR="00672C45" w:rsidRPr="00507769">
        <w:rPr>
          <w:rFonts w:ascii="Times New Roman" w:hAnsi="Times New Roman" w:cs="Times New Roman"/>
          <w:sz w:val="24"/>
          <w:szCs w:val="24"/>
        </w:rPr>
        <w:fldChar w:fldCharType="end"/>
      </w:r>
      <w:r w:rsidRPr="00507769">
        <w:rPr>
          <w:rFonts w:ascii="Times New Roman" w:hAnsi="Times New Roman" w:cs="Times New Roman"/>
          <w:sz w:val="24"/>
          <w:szCs w:val="24"/>
        </w:rPr>
        <w:t>. This transition occurred in all groups of tetrapod vertebrates across multiple points in evolutionary history, leading to a diverse array of diving</w:t>
      </w:r>
      <w:r w:rsidR="004E0B02" w:rsidRPr="00507769">
        <w:rPr>
          <w:rFonts w:ascii="Times New Roman" w:hAnsi="Times New Roman" w:cs="Times New Roman"/>
          <w:sz w:val="24"/>
          <w:szCs w:val="24"/>
        </w:rPr>
        <w:t xml:space="preserve"> </w:t>
      </w:r>
      <w:r w:rsidRPr="00507769">
        <w:rPr>
          <w:rFonts w:ascii="Times New Roman" w:hAnsi="Times New Roman" w:cs="Times New Roman"/>
          <w:sz w:val="24"/>
          <w:szCs w:val="24"/>
        </w:rPr>
        <w:t>ectotherms (turtles, snakes, crocodiles, iguanas, frogs and salamanders) living in freshwater and marine habitats</w:t>
      </w:r>
      <w:r w:rsidR="00852954" w:rsidRPr="00507769">
        <w:rPr>
          <w:rFonts w:ascii="Times New Roman" w:hAnsi="Times New Roman" w:cs="Times New Roman"/>
          <w:sz w:val="24"/>
          <w:szCs w:val="24"/>
        </w:rPr>
        <w:t xml:space="preserve"> </w:t>
      </w:r>
      <w:r w:rsidR="00852954" w:rsidRPr="00507769">
        <w:rPr>
          <w:rFonts w:ascii="Times New Roman" w:hAnsi="Times New Roman" w:cs="Times New Roman"/>
          <w:sz w:val="24"/>
          <w:szCs w:val="24"/>
        </w:rPr>
        <w:fldChar w:fldCharType="begin"/>
      </w:r>
      <w:r w:rsidR="00852954" w:rsidRPr="00507769">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852954" w:rsidRPr="00507769">
        <w:rPr>
          <w:rFonts w:ascii="Times New Roman" w:hAnsi="Times New Roman" w:cs="Times New Roman"/>
          <w:sz w:val="24"/>
          <w:szCs w:val="24"/>
        </w:rPr>
        <w:fldChar w:fldCharType="separate"/>
      </w:r>
      <w:r w:rsidR="00852954" w:rsidRPr="00507769">
        <w:rPr>
          <w:rFonts w:ascii="Times New Roman" w:hAnsi="Times New Roman" w:cs="Times New Roman"/>
          <w:noProof/>
          <w:sz w:val="24"/>
          <w:szCs w:val="24"/>
        </w:rPr>
        <w:t>(Butler and Jones, 1982)</w:t>
      </w:r>
      <w:r w:rsidR="00852954" w:rsidRPr="00507769">
        <w:rPr>
          <w:rFonts w:ascii="Times New Roman" w:hAnsi="Times New Roman" w:cs="Times New Roman"/>
          <w:sz w:val="24"/>
          <w:szCs w:val="24"/>
        </w:rPr>
        <w:fldChar w:fldCharType="end"/>
      </w:r>
      <w:r w:rsidRPr="00507769">
        <w:rPr>
          <w:rFonts w:ascii="Times New Roman" w:hAnsi="Times New Roman" w:cs="Times New Roman"/>
          <w:sz w:val="24"/>
          <w:szCs w:val="24"/>
        </w:rPr>
        <w:t>. The ecology of these species i</w:t>
      </w:r>
      <w:r w:rsidR="00BB5E84" w:rsidRPr="00507769">
        <w:rPr>
          <w:rFonts w:ascii="Times New Roman" w:hAnsi="Times New Roman" w:cs="Times New Roman"/>
          <w:sz w:val="24"/>
          <w:szCs w:val="24"/>
        </w:rPr>
        <w:t>s</w:t>
      </w:r>
      <w:r w:rsidRPr="00507769">
        <w:rPr>
          <w:rFonts w:ascii="Times New Roman" w:hAnsi="Times New Roman" w:cs="Times New Roman"/>
          <w:sz w:val="24"/>
          <w:szCs w:val="24"/>
        </w:rPr>
        <w:t xml:space="preserve"> closely tied to the underwater environment and submergences are necessary to fulfill a range of critical tasks. For example, the viperine water snake (</w:t>
      </w:r>
      <w:r w:rsidRPr="00507769">
        <w:rPr>
          <w:rFonts w:ascii="Times New Roman" w:hAnsi="Times New Roman" w:cs="Times New Roman"/>
          <w:i/>
          <w:iCs/>
          <w:sz w:val="24"/>
          <w:szCs w:val="24"/>
        </w:rPr>
        <w:t>Natrix maura</w:t>
      </w:r>
      <w:r w:rsidRPr="00507769">
        <w:rPr>
          <w:rFonts w:ascii="Times New Roman" w:hAnsi="Times New Roman" w:cs="Times New Roman"/>
          <w:sz w:val="24"/>
          <w:szCs w:val="24"/>
        </w:rPr>
        <w:t>) dives to hunt fish by actively chasing them or by using a sit-and-wait strategy</w:t>
      </w:r>
      <w:r w:rsidR="00852954" w:rsidRPr="00507769">
        <w:rPr>
          <w:rFonts w:ascii="Times New Roman" w:hAnsi="Times New Roman" w:cs="Times New Roman"/>
          <w:sz w:val="24"/>
          <w:szCs w:val="24"/>
        </w:rPr>
        <w:t xml:space="preserve"> </w:t>
      </w:r>
      <w:r w:rsidR="00852954" w:rsidRPr="00507769">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sidRPr="00507769">
        <w:rPr>
          <w:rFonts w:ascii="Times New Roman" w:hAnsi="Times New Roman" w:cs="Times New Roman"/>
          <w:sz w:val="24"/>
          <w:szCs w:val="24"/>
        </w:rPr>
        <w:instrText xml:space="preserve"> ADDIN EN.CITE </w:instrText>
      </w:r>
      <w:r w:rsidR="00967BE8" w:rsidRPr="00507769">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sidRPr="00507769">
        <w:rPr>
          <w:rFonts w:ascii="Times New Roman" w:hAnsi="Times New Roman" w:cs="Times New Roman"/>
          <w:sz w:val="24"/>
          <w:szCs w:val="24"/>
        </w:rPr>
        <w:instrText xml:space="preserve"> ADDIN EN.CITE.DATA </w:instrText>
      </w:r>
      <w:r w:rsidR="00967BE8" w:rsidRPr="00507769">
        <w:rPr>
          <w:rFonts w:ascii="Times New Roman" w:hAnsi="Times New Roman" w:cs="Times New Roman"/>
          <w:sz w:val="24"/>
          <w:szCs w:val="24"/>
        </w:rPr>
      </w:r>
      <w:r w:rsidR="00967BE8" w:rsidRPr="00507769">
        <w:rPr>
          <w:rFonts w:ascii="Times New Roman" w:hAnsi="Times New Roman" w:cs="Times New Roman"/>
          <w:sz w:val="24"/>
          <w:szCs w:val="24"/>
        </w:rPr>
        <w:fldChar w:fldCharType="end"/>
      </w:r>
      <w:r w:rsidR="00852954" w:rsidRPr="00507769">
        <w:rPr>
          <w:rFonts w:ascii="Times New Roman" w:hAnsi="Times New Roman" w:cs="Times New Roman"/>
          <w:sz w:val="24"/>
          <w:szCs w:val="24"/>
        </w:rPr>
      </w:r>
      <w:r w:rsidR="00852954" w:rsidRPr="00507769">
        <w:rPr>
          <w:rFonts w:ascii="Times New Roman" w:hAnsi="Times New Roman" w:cs="Times New Roman"/>
          <w:sz w:val="24"/>
          <w:szCs w:val="24"/>
        </w:rPr>
        <w:fldChar w:fldCharType="separate"/>
      </w:r>
      <w:r w:rsidR="00852954" w:rsidRPr="00507769">
        <w:rPr>
          <w:rFonts w:ascii="Times New Roman" w:hAnsi="Times New Roman" w:cs="Times New Roman"/>
          <w:noProof/>
          <w:sz w:val="24"/>
          <w:szCs w:val="24"/>
        </w:rPr>
        <w:t>(Aubret et al., 2015)</w:t>
      </w:r>
      <w:r w:rsidR="00852954" w:rsidRPr="00507769">
        <w:rPr>
          <w:rFonts w:ascii="Times New Roman" w:hAnsi="Times New Roman" w:cs="Times New Roman"/>
          <w:sz w:val="24"/>
          <w:szCs w:val="24"/>
        </w:rPr>
        <w:fldChar w:fldCharType="end"/>
      </w:r>
      <w:r w:rsidRPr="00507769">
        <w:rPr>
          <w:rFonts w:ascii="Times New Roman" w:hAnsi="Times New Roman" w:cs="Times New Roman"/>
          <w:sz w:val="24"/>
          <w:szCs w:val="24"/>
        </w:rPr>
        <w:t xml:space="preserve">. </w:t>
      </w:r>
      <w:r w:rsidR="006B5DBE" w:rsidRPr="00507769">
        <w:rPr>
          <w:rFonts w:ascii="Times New Roman" w:hAnsi="Times New Roman" w:cs="Times New Roman"/>
          <w:sz w:val="24"/>
          <w:szCs w:val="24"/>
        </w:rPr>
        <w:t>Alternatively, j</w:t>
      </w:r>
      <w:r w:rsidRPr="00507769">
        <w:rPr>
          <w:rFonts w:ascii="Times New Roman" w:hAnsi="Times New Roman" w:cs="Times New Roman"/>
          <w:sz w:val="24"/>
          <w:szCs w:val="24"/>
        </w:rPr>
        <w:t>uvenile estuarine crocodiles (</w:t>
      </w:r>
      <w:r w:rsidRPr="00507769">
        <w:rPr>
          <w:rFonts w:ascii="Times New Roman" w:hAnsi="Times New Roman" w:cs="Times New Roman"/>
          <w:i/>
          <w:iCs/>
          <w:sz w:val="24"/>
          <w:szCs w:val="24"/>
        </w:rPr>
        <w:t>Crocodylus porosus</w:t>
      </w:r>
      <w:r w:rsidRPr="00507769">
        <w:rPr>
          <w:rFonts w:ascii="Times New Roman" w:hAnsi="Times New Roman" w:cs="Times New Roman"/>
          <w:sz w:val="24"/>
          <w:szCs w:val="24"/>
        </w:rPr>
        <w:t>) dive to avoid both aerial and subsurface predators</w:t>
      </w:r>
      <w:r w:rsidR="00CE601D" w:rsidRPr="00507769">
        <w:rPr>
          <w:rFonts w:ascii="Times New Roman" w:hAnsi="Times New Roman" w:cs="Times New Roman"/>
          <w:sz w:val="24"/>
          <w:szCs w:val="24"/>
        </w:rPr>
        <w:t xml:space="preserve">, </w:t>
      </w:r>
      <w:r w:rsidRPr="00507769">
        <w:rPr>
          <w:rFonts w:ascii="Times New Roman" w:hAnsi="Times New Roman" w:cs="Times New Roman"/>
          <w:sz w:val="24"/>
          <w:szCs w:val="24"/>
        </w:rPr>
        <w:t>whil</w:t>
      </w:r>
      <w:r w:rsidR="004175A1" w:rsidRPr="00507769">
        <w:rPr>
          <w:rFonts w:ascii="Times New Roman" w:hAnsi="Times New Roman" w:cs="Times New Roman"/>
          <w:sz w:val="24"/>
          <w:szCs w:val="24"/>
        </w:rPr>
        <w:t>e</w:t>
      </w:r>
      <w:r w:rsidRPr="00507769">
        <w:rPr>
          <w:rFonts w:ascii="Times New Roman" w:hAnsi="Times New Roman" w:cs="Times New Roman"/>
          <w:sz w:val="24"/>
          <w:szCs w:val="24"/>
        </w:rPr>
        <w:t xml:space="preserve"> in adult crocodiles, diving is more important for social interactions, facilitating sit-and-wait hunting and avoiding rapid surface currents</w:t>
      </w:r>
      <w:r w:rsidR="00EC17BA" w:rsidRPr="00507769">
        <w:rPr>
          <w:rFonts w:ascii="Times New Roman" w:hAnsi="Times New Roman" w:cs="Times New Roman"/>
          <w:sz w:val="24"/>
          <w:szCs w:val="24"/>
        </w:rPr>
        <w:t xml:space="preserve"> </w:t>
      </w:r>
      <w:r w:rsidR="00EC17BA" w:rsidRPr="00507769">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sidRPr="00507769">
        <w:rPr>
          <w:rFonts w:ascii="Times New Roman" w:hAnsi="Times New Roman" w:cs="Times New Roman"/>
          <w:sz w:val="24"/>
          <w:szCs w:val="24"/>
        </w:rPr>
        <w:instrText xml:space="preserve"> ADDIN EN.CITE </w:instrText>
      </w:r>
      <w:r w:rsidR="00967BE8" w:rsidRPr="00507769">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sidRPr="00507769">
        <w:rPr>
          <w:rFonts w:ascii="Times New Roman" w:hAnsi="Times New Roman" w:cs="Times New Roman"/>
          <w:sz w:val="24"/>
          <w:szCs w:val="24"/>
        </w:rPr>
        <w:instrText xml:space="preserve"> ADDIN EN.CITE.DATA </w:instrText>
      </w:r>
      <w:r w:rsidR="00967BE8" w:rsidRPr="00507769">
        <w:rPr>
          <w:rFonts w:ascii="Times New Roman" w:hAnsi="Times New Roman" w:cs="Times New Roman"/>
          <w:sz w:val="24"/>
          <w:szCs w:val="24"/>
        </w:rPr>
      </w:r>
      <w:r w:rsidR="00967BE8" w:rsidRPr="00507769">
        <w:rPr>
          <w:rFonts w:ascii="Times New Roman" w:hAnsi="Times New Roman" w:cs="Times New Roman"/>
          <w:sz w:val="24"/>
          <w:szCs w:val="24"/>
        </w:rPr>
        <w:fldChar w:fldCharType="end"/>
      </w:r>
      <w:r w:rsidR="00EC17BA" w:rsidRPr="00507769">
        <w:rPr>
          <w:rFonts w:ascii="Times New Roman" w:hAnsi="Times New Roman" w:cs="Times New Roman"/>
          <w:sz w:val="24"/>
          <w:szCs w:val="24"/>
        </w:rPr>
      </w:r>
      <w:r w:rsidR="00EC17BA" w:rsidRPr="00507769">
        <w:rPr>
          <w:rFonts w:ascii="Times New Roman" w:hAnsi="Times New Roman" w:cs="Times New Roman"/>
          <w:sz w:val="24"/>
          <w:szCs w:val="24"/>
        </w:rPr>
        <w:fldChar w:fldCharType="separate"/>
      </w:r>
      <w:r w:rsidR="00A34344" w:rsidRPr="00507769">
        <w:rPr>
          <w:rFonts w:ascii="Times New Roman" w:hAnsi="Times New Roman" w:cs="Times New Roman"/>
          <w:noProof/>
          <w:sz w:val="24"/>
          <w:szCs w:val="24"/>
        </w:rPr>
        <w:t>(Campbell et al., 2010c; Grigg and Kirshner, 2015)</w:t>
      </w:r>
      <w:r w:rsidR="00EC17BA" w:rsidRPr="00507769">
        <w:rPr>
          <w:rFonts w:ascii="Times New Roman" w:hAnsi="Times New Roman" w:cs="Times New Roman"/>
          <w:sz w:val="24"/>
          <w:szCs w:val="24"/>
        </w:rPr>
        <w:fldChar w:fldCharType="end"/>
      </w:r>
      <w:r w:rsidRPr="00507769">
        <w:rPr>
          <w:rFonts w:ascii="Times New Roman" w:hAnsi="Times New Roman" w:cs="Times New Roman"/>
          <w:sz w:val="24"/>
          <w:szCs w:val="24"/>
        </w:rPr>
        <w:t xml:space="preserve">. </w:t>
      </w:r>
      <w:r w:rsidR="004175A1" w:rsidRPr="00507769">
        <w:rPr>
          <w:rFonts w:ascii="Times New Roman" w:hAnsi="Times New Roman" w:cs="Times New Roman"/>
          <w:sz w:val="24"/>
          <w:szCs w:val="24"/>
        </w:rPr>
        <w:t>The t</w:t>
      </w:r>
      <w:r w:rsidRPr="00507769">
        <w:rPr>
          <w:rFonts w:ascii="Times New Roman" w:hAnsi="Times New Roman" w:cs="Times New Roman"/>
          <w:sz w:val="24"/>
          <w:szCs w:val="24"/>
        </w:rPr>
        <w:t>ime available for these underwater tasks is, however, constrained by the need to surface to replenish oxygen stores</w:t>
      </w:r>
      <w:r w:rsidR="00417161" w:rsidRPr="00507769">
        <w:rPr>
          <w:rFonts w:ascii="Times New Roman" w:hAnsi="Times New Roman" w:cs="Times New Roman"/>
          <w:sz w:val="24"/>
          <w:szCs w:val="24"/>
        </w:rPr>
        <w:t xml:space="preserve"> </w:t>
      </w:r>
      <w:r w:rsidR="00417161" w:rsidRPr="00507769">
        <w:rPr>
          <w:rFonts w:ascii="Times New Roman" w:hAnsi="Times New Roman" w:cs="Times New Roman"/>
          <w:sz w:val="24"/>
          <w:szCs w:val="24"/>
        </w:rPr>
        <w:fldChar w:fldCharType="begin"/>
      </w:r>
      <w:r w:rsidR="00417161" w:rsidRPr="00507769">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417161" w:rsidRPr="00507769">
        <w:rPr>
          <w:rFonts w:ascii="Times New Roman" w:hAnsi="Times New Roman" w:cs="Times New Roman"/>
          <w:sz w:val="24"/>
          <w:szCs w:val="24"/>
        </w:rPr>
        <w:fldChar w:fldCharType="separate"/>
      </w:r>
      <w:r w:rsidR="00417161" w:rsidRPr="00507769">
        <w:rPr>
          <w:rFonts w:ascii="Times New Roman" w:hAnsi="Times New Roman" w:cs="Times New Roman"/>
          <w:noProof/>
          <w:sz w:val="24"/>
          <w:szCs w:val="24"/>
        </w:rPr>
        <w:t>(Butler and Jones, 1982)</w:t>
      </w:r>
      <w:r w:rsidR="00417161" w:rsidRPr="00507769">
        <w:rPr>
          <w:rFonts w:ascii="Times New Roman" w:hAnsi="Times New Roman" w:cs="Times New Roman"/>
          <w:sz w:val="24"/>
          <w:szCs w:val="24"/>
        </w:rPr>
        <w:fldChar w:fldCharType="end"/>
      </w:r>
      <w:r w:rsidRPr="00507769">
        <w:rPr>
          <w:rFonts w:ascii="Times New Roman" w:hAnsi="Times New Roman" w:cs="Times New Roman"/>
          <w:sz w:val="24"/>
          <w:szCs w:val="24"/>
        </w:rPr>
        <w:t>.</w:t>
      </w:r>
    </w:p>
    <w:p w14:paraId="141838A7" w14:textId="5182EDCC" w:rsidR="007F27DC" w:rsidRPr="00507769" w:rsidRDefault="00AE6208" w:rsidP="00CA7277">
      <w:pPr>
        <w:ind w:firstLine="720"/>
        <w:jc w:val="both"/>
        <w:rPr>
          <w:rFonts w:ascii="Times New Roman" w:hAnsi="Times New Roman" w:cs="Times New Roman"/>
          <w:color w:val="000000"/>
          <w:sz w:val="24"/>
          <w:szCs w:val="24"/>
          <w:shd w:val="clear" w:color="auto" w:fill="FFFFFF"/>
        </w:rPr>
      </w:pPr>
      <w:r w:rsidRPr="00507769">
        <w:rPr>
          <w:rFonts w:ascii="Times New Roman" w:hAnsi="Times New Roman" w:cs="Times New Roman"/>
          <w:color w:val="000000"/>
          <w:sz w:val="24"/>
          <w:szCs w:val="24"/>
          <w:shd w:val="clear" w:color="auto" w:fill="FFFFFF"/>
        </w:rPr>
        <w:t>The maximum amount of time an air-breathing animal can remain underwater prior to the switch</w:t>
      </w:r>
      <w:r w:rsidR="00F026BC" w:rsidRPr="00507769">
        <w:rPr>
          <w:rFonts w:ascii="Times New Roman" w:hAnsi="Times New Roman" w:cs="Times New Roman"/>
          <w:color w:val="000000"/>
          <w:sz w:val="24"/>
          <w:szCs w:val="24"/>
          <w:shd w:val="clear" w:color="auto" w:fill="FFFFFF"/>
        </w:rPr>
        <w:t>ing</w:t>
      </w:r>
      <w:r w:rsidRPr="00507769">
        <w:rPr>
          <w:rFonts w:ascii="Times New Roman" w:hAnsi="Times New Roman" w:cs="Times New Roman"/>
          <w:color w:val="000000"/>
          <w:sz w:val="24"/>
          <w:szCs w:val="24"/>
          <w:shd w:val="clear" w:color="auto" w:fill="FFFFFF"/>
        </w:rPr>
        <w:t xml:space="preserve"> to anaerobic metabolism </w:t>
      </w:r>
      <w:r w:rsidR="00F026BC" w:rsidRPr="00507769">
        <w:rPr>
          <w:rFonts w:ascii="Times New Roman" w:hAnsi="Times New Roman" w:cs="Times New Roman"/>
          <w:color w:val="000000"/>
          <w:sz w:val="24"/>
          <w:szCs w:val="24"/>
          <w:shd w:val="clear" w:color="auto" w:fill="FFFFFF"/>
        </w:rPr>
        <w:t xml:space="preserve">(with </w:t>
      </w:r>
      <w:r w:rsidRPr="00507769">
        <w:rPr>
          <w:rFonts w:ascii="Times New Roman" w:hAnsi="Times New Roman" w:cs="Times New Roman"/>
          <w:color w:val="000000"/>
          <w:sz w:val="24"/>
          <w:szCs w:val="24"/>
          <w:shd w:val="clear" w:color="auto" w:fill="FFFFFF"/>
        </w:rPr>
        <w:t>concomitant lactate accumulation</w:t>
      </w:r>
      <w:r w:rsidR="00F026BC" w:rsidRPr="00507769">
        <w:rPr>
          <w:rFonts w:ascii="Times New Roman" w:hAnsi="Times New Roman" w:cs="Times New Roman"/>
          <w:color w:val="000000"/>
          <w:sz w:val="24"/>
          <w:szCs w:val="24"/>
          <w:shd w:val="clear" w:color="auto" w:fill="FFFFFF"/>
        </w:rPr>
        <w:t>)</w:t>
      </w:r>
      <w:r w:rsidRPr="00507769">
        <w:rPr>
          <w:rFonts w:ascii="Times New Roman" w:hAnsi="Times New Roman" w:cs="Times New Roman"/>
          <w:color w:val="000000"/>
          <w:sz w:val="24"/>
          <w:szCs w:val="24"/>
          <w:shd w:val="clear" w:color="auto" w:fill="FFFFFF"/>
        </w:rPr>
        <w:t xml:space="preserve"> is termed the aerobic dive limit </w:t>
      </w:r>
      <w:r w:rsidR="000328C2" w:rsidRPr="00507769">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sidRPr="00507769">
        <w:rPr>
          <w:rFonts w:ascii="Times New Roman" w:hAnsi="Times New Roman" w:cs="Times New Roman"/>
          <w:color w:val="000000"/>
          <w:sz w:val="24"/>
          <w:szCs w:val="24"/>
          <w:shd w:val="clear" w:color="auto" w:fill="FFFFFF"/>
        </w:rPr>
        <w:instrText xml:space="preserve"> ADDIN EN.CITE </w:instrText>
      </w:r>
      <w:r w:rsidR="000328C2" w:rsidRPr="00507769">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sidRPr="00507769">
        <w:rPr>
          <w:rFonts w:ascii="Times New Roman" w:hAnsi="Times New Roman" w:cs="Times New Roman"/>
          <w:color w:val="000000"/>
          <w:sz w:val="24"/>
          <w:szCs w:val="24"/>
          <w:shd w:val="clear" w:color="auto" w:fill="FFFFFF"/>
        </w:rPr>
        <w:instrText xml:space="preserve"> ADDIN EN.CITE.DATA </w:instrText>
      </w:r>
      <w:r w:rsidR="000328C2" w:rsidRPr="00507769">
        <w:rPr>
          <w:rFonts w:ascii="Times New Roman" w:hAnsi="Times New Roman" w:cs="Times New Roman"/>
          <w:color w:val="000000"/>
          <w:sz w:val="24"/>
          <w:szCs w:val="24"/>
          <w:shd w:val="clear" w:color="auto" w:fill="FFFFFF"/>
        </w:rPr>
      </w:r>
      <w:r w:rsidR="000328C2" w:rsidRPr="00507769">
        <w:rPr>
          <w:rFonts w:ascii="Times New Roman" w:hAnsi="Times New Roman" w:cs="Times New Roman"/>
          <w:color w:val="000000"/>
          <w:sz w:val="24"/>
          <w:szCs w:val="24"/>
          <w:shd w:val="clear" w:color="auto" w:fill="FFFFFF"/>
        </w:rPr>
        <w:fldChar w:fldCharType="end"/>
      </w:r>
      <w:r w:rsidR="000328C2" w:rsidRPr="00507769">
        <w:rPr>
          <w:rFonts w:ascii="Times New Roman" w:hAnsi="Times New Roman" w:cs="Times New Roman"/>
          <w:color w:val="000000"/>
          <w:sz w:val="24"/>
          <w:szCs w:val="24"/>
          <w:shd w:val="clear" w:color="auto" w:fill="FFFFFF"/>
        </w:rPr>
      </w:r>
      <w:r w:rsidR="000328C2" w:rsidRPr="00507769">
        <w:rPr>
          <w:rFonts w:ascii="Times New Roman" w:hAnsi="Times New Roman" w:cs="Times New Roman"/>
          <w:color w:val="000000"/>
          <w:sz w:val="24"/>
          <w:szCs w:val="24"/>
          <w:shd w:val="clear" w:color="auto" w:fill="FFFFFF"/>
        </w:rPr>
        <w:fldChar w:fldCharType="separate"/>
      </w:r>
      <w:r w:rsidR="000328C2" w:rsidRPr="00507769">
        <w:rPr>
          <w:rFonts w:ascii="Times New Roman" w:hAnsi="Times New Roman" w:cs="Times New Roman"/>
          <w:noProof/>
          <w:color w:val="000000"/>
          <w:sz w:val="24"/>
          <w:szCs w:val="24"/>
          <w:shd w:val="clear" w:color="auto" w:fill="FFFFFF"/>
        </w:rPr>
        <w:t>(ADL; Butler, 2006)</w:t>
      </w:r>
      <w:r w:rsidR="000328C2" w:rsidRPr="00507769">
        <w:rPr>
          <w:rFonts w:ascii="Times New Roman" w:hAnsi="Times New Roman" w:cs="Times New Roman"/>
          <w:color w:val="000000"/>
          <w:sz w:val="24"/>
          <w:szCs w:val="24"/>
          <w:shd w:val="clear" w:color="auto" w:fill="FFFFFF"/>
        </w:rPr>
        <w:fldChar w:fldCharType="end"/>
      </w:r>
      <w:r w:rsidRPr="00507769">
        <w:rPr>
          <w:rFonts w:ascii="Times New Roman" w:hAnsi="Times New Roman" w:cs="Times New Roman"/>
          <w:color w:val="000000"/>
          <w:sz w:val="24"/>
          <w:szCs w:val="24"/>
          <w:shd w:val="clear" w:color="auto" w:fill="FFFFFF"/>
        </w:rPr>
        <w:t xml:space="preserve">. </w:t>
      </w:r>
      <w:r w:rsidR="00F026BC" w:rsidRPr="00507769">
        <w:rPr>
          <w:rFonts w:ascii="Times New Roman" w:hAnsi="Times New Roman" w:cs="Times New Roman"/>
          <w:color w:val="000000"/>
          <w:sz w:val="24"/>
          <w:szCs w:val="24"/>
          <w:shd w:val="clear" w:color="auto" w:fill="FFFFFF"/>
        </w:rPr>
        <w:t>The</w:t>
      </w:r>
      <w:r w:rsidR="00091113" w:rsidRPr="00507769">
        <w:rPr>
          <w:rFonts w:ascii="Times New Roman" w:hAnsi="Times New Roman" w:cs="Times New Roman"/>
          <w:color w:val="000000"/>
          <w:sz w:val="24"/>
          <w:szCs w:val="24"/>
          <w:shd w:val="clear" w:color="auto" w:fill="FFFFFF"/>
        </w:rPr>
        <w:t xml:space="preserve"> ADL can be calculated by dividing total body oxygen stores</w:t>
      </w:r>
      <w:r w:rsidRPr="00507769">
        <w:rPr>
          <w:rFonts w:ascii="Times New Roman" w:hAnsi="Times New Roman" w:cs="Times New Roman"/>
          <w:color w:val="000000"/>
          <w:sz w:val="24"/>
          <w:szCs w:val="24"/>
          <w:shd w:val="clear" w:color="auto" w:fill="FFFFFF"/>
        </w:rPr>
        <w:t xml:space="preserve"> (stored in the lungs, </w:t>
      </w:r>
      <w:proofErr w:type="gramStart"/>
      <w:r w:rsidRPr="00507769">
        <w:rPr>
          <w:rFonts w:ascii="Times New Roman" w:hAnsi="Times New Roman" w:cs="Times New Roman"/>
          <w:color w:val="000000"/>
          <w:sz w:val="24"/>
          <w:szCs w:val="24"/>
          <w:shd w:val="clear" w:color="auto" w:fill="FFFFFF"/>
        </w:rPr>
        <w:t>blood</w:t>
      </w:r>
      <w:proofErr w:type="gramEnd"/>
      <w:r w:rsidRPr="00507769">
        <w:rPr>
          <w:rFonts w:ascii="Times New Roman" w:hAnsi="Times New Roman" w:cs="Times New Roman"/>
          <w:color w:val="000000"/>
          <w:sz w:val="24"/>
          <w:szCs w:val="24"/>
          <w:shd w:val="clear" w:color="auto" w:fill="FFFFFF"/>
        </w:rPr>
        <w:t xml:space="preserve"> and </w:t>
      </w:r>
      <w:r w:rsidR="00C20CC0" w:rsidRPr="00507769">
        <w:rPr>
          <w:rFonts w:ascii="Times New Roman" w:hAnsi="Times New Roman" w:cs="Times New Roman"/>
          <w:color w:val="000000"/>
          <w:sz w:val="24"/>
          <w:szCs w:val="24"/>
          <w:shd w:val="clear" w:color="auto" w:fill="FFFFFF"/>
        </w:rPr>
        <w:t xml:space="preserve">muscle </w:t>
      </w:r>
      <w:r w:rsidRPr="00507769">
        <w:rPr>
          <w:rFonts w:ascii="Times New Roman" w:hAnsi="Times New Roman" w:cs="Times New Roman"/>
          <w:color w:val="000000"/>
          <w:sz w:val="24"/>
          <w:szCs w:val="24"/>
          <w:shd w:val="clear" w:color="auto" w:fill="FFFFFF"/>
        </w:rPr>
        <w:t>tissue)</w:t>
      </w:r>
      <w:r w:rsidR="00091113" w:rsidRPr="00507769">
        <w:rPr>
          <w:rFonts w:ascii="Times New Roman" w:hAnsi="Times New Roman" w:cs="Times New Roman"/>
          <w:color w:val="000000"/>
          <w:sz w:val="24"/>
          <w:szCs w:val="24"/>
          <w:shd w:val="clear" w:color="auto" w:fill="FFFFFF"/>
        </w:rPr>
        <w:t xml:space="preserve"> by the rate at which oxygen is consumed </w:t>
      </w:r>
      <w:r w:rsidR="00A708D9" w:rsidRPr="00507769">
        <w:rPr>
          <w:rFonts w:ascii="Times New Roman" w:hAnsi="Times New Roman" w:cs="Times New Roman"/>
          <w:color w:val="000000"/>
          <w:sz w:val="24"/>
          <w:szCs w:val="24"/>
          <w:shd w:val="clear" w:color="auto" w:fill="FFFFFF"/>
        </w:rPr>
        <w:t xml:space="preserve">(i.e. metabolic rate). </w:t>
      </w:r>
      <w:r w:rsidR="00F026BC" w:rsidRPr="00507769">
        <w:rPr>
          <w:rFonts w:ascii="Times New Roman" w:hAnsi="Times New Roman" w:cs="Times New Roman"/>
          <w:color w:val="000000"/>
          <w:sz w:val="24"/>
          <w:szCs w:val="24"/>
          <w:shd w:val="clear" w:color="auto" w:fill="FFFFFF"/>
        </w:rPr>
        <w:t xml:space="preserve">In ectotherms, the ADL </w:t>
      </w:r>
      <w:r w:rsidRPr="00507769">
        <w:rPr>
          <w:rFonts w:ascii="Times New Roman" w:hAnsi="Times New Roman" w:cs="Times New Roman"/>
          <w:color w:val="000000"/>
          <w:sz w:val="24"/>
          <w:szCs w:val="24"/>
          <w:shd w:val="clear" w:color="auto" w:fill="FFFFFF"/>
        </w:rPr>
        <w:t>is inversely related to water temperature, due to the thermal sensitivity of metabolism</w:t>
      </w:r>
      <w:r w:rsidR="00417161" w:rsidRPr="00507769">
        <w:rPr>
          <w:rFonts w:ascii="Times New Roman" w:hAnsi="Times New Roman" w:cs="Times New Roman"/>
          <w:color w:val="000000"/>
          <w:sz w:val="24"/>
          <w:szCs w:val="24"/>
          <w:shd w:val="clear" w:color="auto" w:fill="FFFFFF"/>
        </w:rPr>
        <w:t xml:space="preserve"> </w:t>
      </w:r>
      <w:r w:rsidR="00417161" w:rsidRPr="00507769">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color w:val="000000"/>
          <w:sz w:val="24"/>
          <w:szCs w:val="24"/>
          <w:shd w:val="clear" w:color="auto" w:fill="FFFFFF"/>
        </w:rPr>
        <w:instrText xml:space="preserve"> ADDIN EN.CITE </w:instrText>
      </w:r>
      <w:r w:rsidR="00AE1E3D" w:rsidRPr="00507769">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color w:val="000000"/>
          <w:sz w:val="24"/>
          <w:szCs w:val="24"/>
          <w:shd w:val="clear" w:color="auto" w:fill="FFFFFF"/>
        </w:rPr>
        <w:instrText xml:space="preserve"> ADDIN EN.CITE.DATA </w:instrText>
      </w:r>
      <w:r w:rsidR="00AE1E3D" w:rsidRPr="00507769">
        <w:rPr>
          <w:rFonts w:ascii="Times New Roman" w:hAnsi="Times New Roman" w:cs="Times New Roman"/>
          <w:color w:val="000000"/>
          <w:sz w:val="24"/>
          <w:szCs w:val="24"/>
          <w:shd w:val="clear" w:color="auto" w:fill="FFFFFF"/>
        </w:rPr>
      </w:r>
      <w:r w:rsidR="00AE1E3D" w:rsidRPr="00507769">
        <w:rPr>
          <w:rFonts w:ascii="Times New Roman" w:hAnsi="Times New Roman" w:cs="Times New Roman"/>
          <w:color w:val="000000"/>
          <w:sz w:val="24"/>
          <w:szCs w:val="24"/>
          <w:shd w:val="clear" w:color="auto" w:fill="FFFFFF"/>
        </w:rPr>
        <w:fldChar w:fldCharType="end"/>
      </w:r>
      <w:r w:rsidR="00417161" w:rsidRPr="00507769">
        <w:rPr>
          <w:rFonts w:ascii="Times New Roman" w:hAnsi="Times New Roman" w:cs="Times New Roman"/>
          <w:color w:val="000000"/>
          <w:sz w:val="24"/>
          <w:szCs w:val="24"/>
          <w:shd w:val="clear" w:color="auto" w:fill="FFFFFF"/>
        </w:rPr>
      </w:r>
      <w:r w:rsidR="00417161" w:rsidRPr="00507769">
        <w:rPr>
          <w:rFonts w:ascii="Times New Roman" w:hAnsi="Times New Roman" w:cs="Times New Roman"/>
          <w:color w:val="000000"/>
          <w:sz w:val="24"/>
          <w:szCs w:val="24"/>
          <w:shd w:val="clear" w:color="auto" w:fill="FFFFFF"/>
        </w:rPr>
        <w:fldChar w:fldCharType="separate"/>
      </w:r>
      <w:r w:rsidR="00417161" w:rsidRPr="00507769">
        <w:rPr>
          <w:rFonts w:ascii="Times New Roman" w:hAnsi="Times New Roman" w:cs="Times New Roman"/>
          <w:noProof/>
          <w:color w:val="000000"/>
          <w:sz w:val="24"/>
          <w:szCs w:val="24"/>
          <w:shd w:val="clear" w:color="auto" w:fill="FFFFFF"/>
        </w:rPr>
        <w:t>(Rodgers and Franklin, 2017)</w:t>
      </w:r>
      <w:r w:rsidR="00417161" w:rsidRPr="00507769">
        <w:rPr>
          <w:rFonts w:ascii="Times New Roman" w:hAnsi="Times New Roman" w:cs="Times New Roman"/>
          <w:color w:val="000000"/>
          <w:sz w:val="24"/>
          <w:szCs w:val="24"/>
          <w:shd w:val="clear" w:color="auto" w:fill="FFFFFF"/>
        </w:rPr>
        <w:fldChar w:fldCharType="end"/>
      </w:r>
      <w:r w:rsidR="00CC6D18" w:rsidRPr="00507769">
        <w:rPr>
          <w:rFonts w:ascii="Times New Roman" w:hAnsi="Times New Roman" w:cs="Times New Roman"/>
          <w:color w:val="000000"/>
          <w:sz w:val="24"/>
          <w:szCs w:val="24"/>
          <w:shd w:val="clear" w:color="auto" w:fill="FFFFFF"/>
        </w:rPr>
        <w:t>. As the body temperature of a diving ectotherm equilibrates with water temperature, the rate at which body oxygen stores are consumed becomes directly related to water temperature, with oxygen stores consumed more rapidly as temperature</w:t>
      </w:r>
      <w:r w:rsidR="004E0B02" w:rsidRPr="00507769">
        <w:rPr>
          <w:rFonts w:ascii="Times New Roman" w:hAnsi="Times New Roman" w:cs="Times New Roman"/>
          <w:color w:val="000000"/>
          <w:sz w:val="24"/>
          <w:szCs w:val="24"/>
          <w:shd w:val="clear" w:color="auto" w:fill="FFFFFF"/>
        </w:rPr>
        <w:t>s</w:t>
      </w:r>
      <w:r w:rsidR="00CC6D18" w:rsidRPr="00507769">
        <w:rPr>
          <w:rFonts w:ascii="Times New Roman" w:hAnsi="Times New Roman" w:cs="Times New Roman"/>
          <w:color w:val="000000"/>
          <w:sz w:val="24"/>
          <w:szCs w:val="24"/>
          <w:shd w:val="clear" w:color="auto" w:fill="FFFFFF"/>
        </w:rPr>
        <w:t xml:space="preserve"> rise. For example, ectotherm metabolic rates typically double</w:t>
      </w:r>
      <w:r w:rsidR="00213937" w:rsidRPr="00507769">
        <w:rPr>
          <w:rFonts w:ascii="Times New Roman" w:hAnsi="Times New Roman" w:cs="Times New Roman"/>
          <w:color w:val="000000"/>
          <w:sz w:val="24"/>
          <w:szCs w:val="24"/>
          <w:shd w:val="clear" w:color="auto" w:fill="FFFFFF"/>
        </w:rPr>
        <w:t xml:space="preserve"> (or even triple)</w:t>
      </w:r>
      <w:r w:rsidR="00CC6D18" w:rsidRPr="00507769">
        <w:rPr>
          <w:rFonts w:ascii="Times New Roman" w:hAnsi="Times New Roman" w:cs="Times New Roman"/>
          <w:color w:val="000000"/>
          <w:sz w:val="24"/>
          <w:szCs w:val="24"/>
          <w:shd w:val="clear" w:color="auto" w:fill="FFFFFF"/>
        </w:rPr>
        <w:t xml:space="preserve"> with </w:t>
      </w:r>
      <w:r w:rsidR="004E0B02" w:rsidRPr="00507769">
        <w:rPr>
          <w:rFonts w:ascii="Times New Roman" w:hAnsi="Times New Roman" w:cs="Times New Roman"/>
          <w:color w:val="000000"/>
          <w:sz w:val="24"/>
          <w:szCs w:val="24"/>
          <w:shd w:val="clear" w:color="auto" w:fill="FFFFFF"/>
        </w:rPr>
        <w:t>every</w:t>
      </w:r>
      <w:r w:rsidR="00CC6D18" w:rsidRPr="00507769">
        <w:rPr>
          <w:rFonts w:ascii="Times New Roman" w:hAnsi="Times New Roman" w:cs="Times New Roman"/>
          <w:color w:val="000000"/>
          <w:sz w:val="24"/>
          <w:szCs w:val="24"/>
          <w:shd w:val="clear" w:color="auto" w:fill="FFFFFF"/>
        </w:rPr>
        <w:t xml:space="preserve"> 10°C increase in body temperature, meaning that an ectotherm diving at 30°C is predicted to dive for only half as long compare</w:t>
      </w:r>
      <w:r w:rsidR="007F27DC" w:rsidRPr="00507769">
        <w:rPr>
          <w:rFonts w:ascii="Times New Roman" w:hAnsi="Times New Roman" w:cs="Times New Roman"/>
          <w:color w:val="000000"/>
          <w:sz w:val="24"/>
          <w:szCs w:val="24"/>
          <w:shd w:val="clear" w:color="auto" w:fill="FFFFFF"/>
        </w:rPr>
        <w:t>d</w:t>
      </w:r>
      <w:r w:rsidR="00CC6D18" w:rsidRPr="00507769">
        <w:rPr>
          <w:rFonts w:ascii="Times New Roman" w:hAnsi="Times New Roman" w:cs="Times New Roman"/>
          <w:color w:val="000000"/>
          <w:sz w:val="24"/>
          <w:szCs w:val="24"/>
          <w:shd w:val="clear" w:color="auto" w:fill="FFFFFF"/>
        </w:rPr>
        <w:t xml:space="preserve"> to </w:t>
      </w:r>
      <w:r w:rsidR="00963CAF" w:rsidRPr="00507769">
        <w:rPr>
          <w:rFonts w:ascii="Times New Roman" w:hAnsi="Times New Roman" w:cs="Times New Roman"/>
          <w:color w:val="000000"/>
          <w:sz w:val="24"/>
          <w:szCs w:val="24"/>
          <w:shd w:val="clear" w:color="auto" w:fill="FFFFFF"/>
        </w:rPr>
        <w:t>a conspecific</w:t>
      </w:r>
      <w:r w:rsidR="003C1F47" w:rsidRPr="00507769">
        <w:rPr>
          <w:rFonts w:ascii="Times New Roman" w:hAnsi="Times New Roman" w:cs="Times New Roman"/>
          <w:color w:val="000000"/>
          <w:sz w:val="24"/>
          <w:szCs w:val="24"/>
          <w:shd w:val="clear" w:color="auto" w:fill="FFFFFF"/>
        </w:rPr>
        <w:t xml:space="preserve"> diving at </w:t>
      </w:r>
      <w:r w:rsidR="00CC6D18" w:rsidRPr="00507769">
        <w:rPr>
          <w:rFonts w:ascii="Times New Roman" w:hAnsi="Times New Roman" w:cs="Times New Roman"/>
          <w:color w:val="000000"/>
          <w:sz w:val="24"/>
          <w:szCs w:val="24"/>
          <w:shd w:val="clear" w:color="auto" w:fill="FFFFFF"/>
        </w:rPr>
        <w:t>20°C</w:t>
      </w:r>
      <w:r w:rsidR="00C13266">
        <w:rPr>
          <w:rFonts w:ascii="Times New Roman" w:hAnsi="Times New Roman" w:cs="Times New Roman"/>
          <w:color w:val="000000"/>
          <w:sz w:val="24"/>
          <w:szCs w:val="24"/>
          <w:shd w:val="clear" w:color="auto" w:fill="FFFFFF"/>
        </w:rPr>
        <w:t xml:space="preserve"> (Fig. 1)</w:t>
      </w:r>
      <w:r w:rsidR="003C1F47" w:rsidRPr="00507769">
        <w:rPr>
          <w:rFonts w:ascii="Times New Roman" w:hAnsi="Times New Roman" w:cs="Times New Roman"/>
          <w:color w:val="000000"/>
          <w:sz w:val="24"/>
          <w:szCs w:val="24"/>
          <w:shd w:val="clear" w:color="auto" w:fill="FFFFFF"/>
        </w:rPr>
        <w:t>.</w:t>
      </w:r>
      <w:r w:rsidR="007F27DC" w:rsidRPr="00507769">
        <w:rPr>
          <w:rFonts w:ascii="Times New Roman" w:hAnsi="Times New Roman" w:cs="Times New Roman"/>
          <w:color w:val="000000"/>
          <w:sz w:val="24"/>
          <w:szCs w:val="24"/>
          <w:shd w:val="clear" w:color="auto" w:fill="FFFFFF"/>
        </w:rPr>
        <w:t xml:space="preserve"> For example, the ADL of a freshwater turtle (</w:t>
      </w:r>
      <w:r w:rsidR="007F27DC" w:rsidRPr="00507769">
        <w:rPr>
          <w:rFonts w:ascii="Times New Roman" w:hAnsi="Times New Roman" w:cs="Times New Roman"/>
          <w:i/>
          <w:iCs/>
          <w:color w:val="000000"/>
          <w:sz w:val="24"/>
          <w:szCs w:val="24"/>
          <w:shd w:val="clear" w:color="auto" w:fill="FFFFFF"/>
        </w:rPr>
        <w:t>Mauremys caspica leprosa</w:t>
      </w:r>
      <w:r w:rsidR="007F27DC" w:rsidRPr="00507769">
        <w:rPr>
          <w:rFonts w:ascii="Times New Roman" w:hAnsi="Times New Roman" w:cs="Times New Roman"/>
          <w:color w:val="000000"/>
          <w:sz w:val="24"/>
          <w:szCs w:val="24"/>
          <w:shd w:val="clear" w:color="auto" w:fill="FFFFFF"/>
        </w:rPr>
        <w:t>) fell from</w:t>
      </w:r>
      <w:r w:rsidR="001849B8" w:rsidRPr="00507769">
        <w:rPr>
          <w:rFonts w:ascii="Times New Roman" w:hAnsi="Times New Roman" w:cs="Times New Roman"/>
          <w:color w:val="000000"/>
          <w:sz w:val="24"/>
          <w:szCs w:val="24"/>
          <w:shd w:val="clear" w:color="auto" w:fill="FFFFFF"/>
        </w:rPr>
        <w:t xml:space="preserve"> 221 </w:t>
      </w:r>
      <w:r w:rsidR="007F27DC" w:rsidRPr="00507769">
        <w:rPr>
          <w:rFonts w:ascii="Times New Roman" w:hAnsi="Times New Roman" w:cs="Times New Roman"/>
          <w:color w:val="000000"/>
          <w:sz w:val="24"/>
          <w:szCs w:val="24"/>
          <w:shd w:val="clear" w:color="auto" w:fill="FFFFFF"/>
        </w:rPr>
        <w:t>min</w:t>
      </w:r>
      <w:r w:rsidR="001849B8" w:rsidRPr="00507769">
        <w:rPr>
          <w:rFonts w:ascii="Times New Roman" w:hAnsi="Times New Roman" w:cs="Times New Roman"/>
          <w:color w:val="000000"/>
          <w:sz w:val="24"/>
          <w:szCs w:val="24"/>
          <w:shd w:val="clear" w:color="auto" w:fill="FFFFFF"/>
        </w:rPr>
        <w:t xml:space="preserve"> </w:t>
      </w:r>
      <w:r w:rsidR="007F27DC" w:rsidRPr="00507769">
        <w:rPr>
          <w:rFonts w:ascii="Times New Roman" w:hAnsi="Times New Roman" w:cs="Times New Roman"/>
          <w:color w:val="000000"/>
          <w:sz w:val="24"/>
          <w:szCs w:val="24"/>
          <w:shd w:val="clear" w:color="auto" w:fill="FFFFFF"/>
        </w:rPr>
        <w:t xml:space="preserve">at 15°C to </w:t>
      </w:r>
      <w:r w:rsidR="001849B8" w:rsidRPr="00507769">
        <w:rPr>
          <w:rFonts w:ascii="Times New Roman" w:hAnsi="Times New Roman" w:cs="Times New Roman"/>
          <w:color w:val="000000"/>
          <w:sz w:val="24"/>
          <w:szCs w:val="24"/>
          <w:shd w:val="clear" w:color="auto" w:fill="FFFFFF"/>
        </w:rPr>
        <w:t>58 min</w:t>
      </w:r>
      <w:r w:rsidR="007F27DC" w:rsidRPr="00507769">
        <w:rPr>
          <w:rFonts w:ascii="Times New Roman" w:hAnsi="Times New Roman" w:cs="Times New Roman"/>
          <w:color w:val="000000"/>
          <w:sz w:val="24"/>
          <w:szCs w:val="24"/>
          <w:shd w:val="clear" w:color="auto" w:fill="FFFFFF"/>
        </w:rPr>
        <w:t xml:space="preserve"> at 25°C</w:t>
      </w:r>
      <w:r w:rsidR="00417161" w:rsidRPr="00507769">
        <w:rPr>
          <w:rFonts w:ascii="Times New Roman" w:hAnsi="Times New Roman" w:cs="Times New Roman"/>
          <w:color w:val="000000"/>
          <w:sz w:val="24"/>
          <w:szCs w:val="24"/>
          <w:shd w:val="clear" w:color="auto" w:fill="FFFFFF"/>
        </w:rPr>
        <w:t xml:space="preserve"> </w:t>
      </w:r>
      <w:r w:rsidR="00417161" w:rsidRPr="00507769">
        <w:rPr>
          <w:rFonts w:ascii="Times New Roman" w:hAnsi="Times New Roman" w:cs="Times New Roman"/>
          <w:color w:val="000000"/>
          <w:sz w:val="24"/>
          <w:szCs w:val="24"/>
          <w:shd w:val="clear" w:color="auto" w:fill="FFFFFF"/>
        </w:rPr>
        <w:fldChar w:fldCharType="begin"/>
      </w:r>
      <w:r w:rsidR="001D4D5B" w:rsidRPr="00507769">
        <w:rPr>
          <w:rFonts w:ascii="Times New Roman" w:hAnsi="Times New Roman" w:cs="Times New Roman"/>
          <w:color w:val="000000"/>
          <w:sz w:val="24"/>
          <w:szCs w:val="24"/>
          <w:shd w:val="clear" w:color="auto" w:fill="FFFFFF"/>
        </w:rPr>
        <w:instrText xml:space="preserve"> ADDIN EN.CITE &lt;EndNote&gt;&lt;Cite&gt;&lt;Author&gt;Fuster&lt;/Author&gt;&lt;Year&gt;1997&lt;/Year&gt;&lt;RecNum&gt;43&lt;/RecNum&gt;&lt;DisplayText&gt;(Fuster et al., 1997)&lt;/DisplayText&gt;&lt;record&gt;&lt;rec-number&gt;43&lt;/rec-number&gt;&lt;foreign-keys&gt;&lt;key app="EN" db-id="2fv9pp5xj9dpedepep0pw20vztzv92p0pzv5" timestamp="1582685242"&gt;43&lt;/key&gt;&lt;/foreign-keys&gt;&lt;ref-type name="Journal Article"&gt;17&lt;/ref-type&gt;&lt;contributors&gt;&lt;authors&gt;&lt;author&gt;Fuster, J. F.&lt;/author&gt;&lt;author&gt;Pagés, T.&lt;/author&gt;&lt;author&gt;Palacios, L.&lt;/author&gt;&lt;/authors&gt;&lt;/contributors&gt;&lt;titles&gt;&lt;title&gt;Effect of temperature on oxygen stores during aerobic diving in the freshwater turtle Mauremys caspica leprosa&lt;/title&gt;&lt;secondary-title&gt;Physiological Zoology&lt;/secondary-title&gt;&lt;/titles&gt;&lt;periodical&gt;&lt;full-title&gt;Physiological Zoology&lt;/full-title&gt;&lt;/periodical&gt;&lt;pages&gt;7-18&lt;/pages&gt;&lt;volume&gt;70&lt;/volume&gt;&lt;number&gt;1&lt;/number&gt;&lt;keywords&gt;&lt;keyword&gt;Diving&lt;/keyword&gt;&lt;keyword&gt;Oxygenators&lt;/keyword&gt;&lt;/keywords&gt;&lt;dates&gt;&lt;year&gt;1997&lt;/year&gt;&lt;pub-dates&gt;&lt;date&gt;1997&lt;/date&gt;&lt;/pub-dates&gt;&lt;/dates&gt;&lt;accession-num&gt;rayyan-58087300&lt;/accession-num&gt;&lt;urls&gt;&lt;related-urls&gt;&lt;url&gt;https://www.scopus.com/inward/record.uri?eid=2-s2.0-0030993382&amp;amp;doi=10.1086%2f639531&amp;amp;partnerID=40&amp;amp;md5=b9a24c3df9b45b4d34541aae29ddc0da&lt;/url&gt;&lt;/related-urls&gt;&lt;/urls&gt;&lt;custom1&gt;RAYYAN-INCLUSION: {&amp;quot;Essie&amp;quot;=&amp;gt;&amp;quot;Included&amp;quot;}&lt;/custom1&gt;&lt;/record&gt;&lt;/Cite&gt;&lt;/EndNote&gt;</w:instrText>
      </w:r>
      <w:r w:rsidR="00417161" w:rsidRPr="00507769">
        <w:rPr>
          <w:rFonts w:ascii="Times New Roman" w:hAnsi="Times New Roman" w:cs="Times New Roman"/>
          <w:color w:val="000000"/>
          <w:sz w:val="24"/>
          <w:szCs w:val="24"/>
          <w:shd w:val="clear" w:color="auto" w:fill="FFFFFF"/>
        </w:rPr>
        <w:fldChar w:fldCharType="separate"/>
      </w:r>
      <w:r w:rsidR="00417161" w:rsidRPr="00507769">
        <w:rPr>
          <w:rFonts w:ascii="Times New Roman" w:hAnsi="Times New Roman" w:cs="Times New Roman"/>
          <w:noProof/>
          <w:color w:val="000000"/>
          <w:sz w:val="24"/>
          <w:szCs w:val="24"/>
          <w:shd w:val="clear" w:color="auto" w:fill="FFFFFF"/>
        </w:rPr>
        <w:t>(Fuster et al., 1997)</w:t>
      </w:r>
      <w:r w:rsidR="00417161" w:rsidRPr="00507769">
        <w:rPr>
          <w:rFonts w:ascii="Times New Roman" w:hAnsi="Times New Roman" w:cs="Times New Roman"/>
          <w:color w:val="000000"/>
          <w:sz w:val="24"/>
          <w:szCs w:val="24"/>
          <w:shd w:val="clear" w:color="auto" w:fill="FFFFFF"/>
        </w:rPr>
        <w:fldChar w:fldCharType="end"/>
      </w:r>
      <w:r w:rsidR="007F27DC" w:rsidRPr="00507769">
        <w:rPr>
          <w:rFonts w:ascii="Times New Roman" w:hAnsi="Times New Roman" w:cs="Times New Roman"/>
          <w:color w:val="000000"/>
          <w:sz w:val="24"/>
          <w:szCs w:val="24"/>
          <w:shd w:val="clear" w:color="auto" w:fill="FFFFFF"/>
        </w:rPr>
        <w:t xml:space="preserve">. </w:t>
      </w:r>
      <w:r w:rsidR="004F7936" w:rsidRPr="00507769">
        <w:rPr>
          <w:rFonts w:ascii="Times New Roman" w:hAnsi="Times New Roman" w:cs="Times New Roman"/>
          <w:color w:val="000000"/>
          <w:sz w:val="24"/>
          <w:szCs w:val="24"/>
          <w:shd w:val="clear" w:color="auto" w:fill="FFFFFF"/>
        </w:rPr>
        <w:t>Anthropogenically forced warming in marine and freshwater habitats there</w:t>
      </w:r>
      <w:r w:rsidR="008547A7" w:rsidRPr="00507769">
        <w:rPr>
          <w:rFonts w:ascii="Times New Roman" w:hAnsi="Times New Roman" w:cs="Times New Roman"/>
          <w:color w:val="000000"/>
          <w:sz w:val="24"/>
          <w:szCs w:val="24"/>
          <w:shd w:val="clear" w:color="auto" w:fill="FFFFFF"/>
        </w:rPr>
        <w:t>fore</w:t>
      </w:r>
      <w:r w:rsidR="004F7936" w:rsidRPr="00507769">
        <w:rPr>
          <w:rFonts w:ascii="Times New Roman" w:hAnsi="Times New Roman" w:cs="Times New Roman"/>
          <w:color w:val="000000"/>
          <w:sz w:val="24"/>
          <w:szCs w:val="24"/>
          <w:shd w:val="clear" w:color="auto" w:fill="FFFFFF"/>
        </w:rPr>
        <w:t xml:space="preserve"> poses a threat to ectothermic </w:t>
      </w:r>
      <w:r w:rsidR="0016292F">
        <w:rPr>
          <w:rFonts w:ascii="Times New Roman" w:hAnsi="Times New Roman" w:cs="Times New Roman"/>
          <w:color w:val="000000"/>
          <w:sz w:val="24"/>
          <w:szCs w:val="24"/>
          <w:shd w:val="clear" w:color="auto" w:fill="FFFFFF"/>
        </w:rPr>
        <w:t>diving vertebrates</w:t>
      </w:r>
      <w:r w:rsidR="004F7936" w:rsidRPr="00507769">
        <w:rPr>
          <w:rFonts w:ascii="Times New Roman" w:hAnsi="Times New Roman" w:cs="Times New Roman"/>
          <w:color w:val="000000"/>
          <w:sz w:val="24"/>
          <w:szCs w:val="24"/>
          <w:shd w:val="clear" w:color="auto" w:fill="FFFFFF"/>
        </w:rPr>
        <w:t xml:space="preserve">, with the duration of time performing critical underwater tasks potentially being greatly reduced. </w:t>
      </w:r>
    </w:p>
    <w:p w14:paraId="791351E1" w14:textId="14E262B3" w:rsidR="002F50C6" w:rsidRPr="00507769" w:rsidRDefault="005F138F" w:rsidP="00F60814">
      <w:pPr>
        <w:pStyle w:val="Default"/>
        <w:spacing w:after="160" w:line="276" w:lineRule="auto"/>
        <w:ind w:firstLine="720"/>
        <w:jc w:val="both"/>
        <w:rPr>
          <w:shd w:val="clear" w:color="auto" w:fill="FFFFFF"/>
        </w:rPr>
      </w:pPr>
      <w:r w:rsidRPr="00507769">
        <w:rPr>
          <w:shd w:val="clear" w:color="auto" w:fill="FFFFFF"/>
        </w:rPr>
        <w:t xml:space="preserve">The threat of climate warming to diving </w:t>
      </w:r>
      <w:r w:rsidR="00B04C31" w:rsidRPr="00507769">
        <w:rPr>
          <w:shd w:val="clear" w:color="auto" w:fill="FFFFFF"/>
        </w:rPr>
        <w:t>ectotherms</w:t>
      </w:r>
      <w:r w:rsidRPr="00507769">
        <w:rPr>
          <w:shd w:val="clear" w:color="auto" w:fill="FFFFFF"/>
        </w:rPr>
        <w:t xml:space="preserve"> has been largely overlooked, despite </w:t>
      </w:r>
      <w:r w:rsidR="00CF53ED" w:rsidRPr="00507769">
        <w:rPr>
          <w:shd w:val="clear" w:color="auto" w:fill="FFFFFF"/>
        </w:rPr>
        <w:t xml:space="preserve">many studies showing </w:t>
      </w:r>
      <w:r w:rsidR="00B04C31" w:rsidRPr="00507769">
        <w:rPr>
          <w:shd w:val="clear" w:color="auto" w:fill="FFFFFF"/>
        </w:rPr>
        <w:t>substantial</w:t>
      </w:r>
      <w:r w:rsidR="00CF53ED" w:rsidRPr="00507769">
        <w:rPr>
          <w:shd w:val="clear" w:color="auto" w:fill="FFFFFF"/>
        </w:rPr>
        <w:t xml:space="preserve"> decreases in dive durations as temperature</w:t>
      </w:r>
      <w:r w:rsidR="00D87220" w:rsidRPr="00507769">
        <w:rPr>
          <w:shd w:val="clear" w:color="auto" w:fill="FFFFFF"/>
        </w:rPr>
        <w:t>s</w:t>
      </w:r>
      <w:r w:rsidR="00CF53ED" w:rsidRPr="00507769">
        <w:rPr>
          <w:shd w:val="clear" w:color="auto" w:fill="FFFFFF"/>
        </w:rPr>
        <w:t xml:space="preserve"> rise</w:t>
      </w:r>
      <w:r w:rsidR="004057D0" w:rsidRPr="00507769">
        <w:rPr>
          <w:shd w:val="clear" w:color="auto" w:fill="FFFFFF"/>
        </w:rPr>
        <w:t xml:space="preserve"> </w:t>
      </w:r>
      <w:r w:rsidR="004057D0" w:rsidRPr="00507769">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057D0" w:rsidRPr="00507769">
        <w:rPr>
          <w:shd w:val="clear" w:color="auto" w:fill="FFFFFF"/>
        </w:rPr>
      </w:r>
      <w:r w:rsidR="004057D0" w:rsidRPr="00507769">
        <w:rPr>
          <w:shd w:val="clear" w:color="auto" w:fill="FFFFFF"/>
        </w:rPr>
        <w:fldChar w:fldCharType="separate"/>
      </w:r>
      <w:r w:rsidR="004057D0" w:rsidRPr="00507769">
        <w:rPr>
          <w:noProof/>
          <w:shd w:val="clear" w:color="auto" w:fill="FFFFFF"/>
        </w:rPr>
        <w:t>(e.g. Rodgers and Franklin, 2019; Šamajová and Gvoždík, 2009; Udyawer et al., 2016)</w:t>
      </w:r>
      <w:r w:rsidR="004057D0" w:rsidRPr="00507769">
        <w:rPr>
          <w:shd w:val="clear" w:color="auto" w:fill="FFFFFF"/>
        </w:rPr>
        <w:fldChar w:fldCharType="end"/>
      </w:r>
      <w:r w:rsidR="00CF53ED" w:rsidRPr="00507769">
        <w:rPr>
          <w:shd w:val="clear" w:color="auto" w:fill="FFFFFF"/>
        </w:rPr>
        <w:t>. Dive durations in the Arafura file snake</w:t>
      </w:r>
      <w:r w:rsidR="00B04C31" w:rsidRPr="00507769">
        <w:rPr>
          <w:shd w:val="clear" w:color="auto" w:fill="FFFFFF"/>
        </w:rPr>
        <w:t xml:space="preserve"> (</w:t>
      </w:r>
      <w:r w:rsidR="00B04C31" w:rsidRPr="00507769">
        <w:rPr>
          <w:i/>
          <w:iCs/>
          <w:shd w:val="clear" w:color="auto" w:fill="FFFFFF"/>
        </w:rPr>
        <w:t>Acrochordus arafurae</w:t>
      </w:r>
      <w:r w:rsidR="00B04C31" w:rsidRPr="00507769">
        <w:rPr>
          <w:i/>
          <w:iCs/>
        </w:rPr>
        <w:t>)</w:t>
      </w:r>
      <w:r w:rsidR="00CF53ED" w:rsidRPr="00507769">
        <w:rPr>
          <w:shd w:val="clear" w:color="auto" w:fill="FFFFFF"/>
        </w:rPr>
        <w:t xml:space="preserve">, for example, </w:t>
      </w:r>
      <w:r w:rsidR="00B04C31" w:rsidRPr="00507769">
        <w:rPr>
          <w:shd w:val="clear" w:color="auto" w:fill="FFFFFF"/>
        </w:rPr>
        <w:t>decreased by 63% in response to</w:t>
      </w:r>
      <w:r w:rsidR="00E06B9E" w:rsidRPr="00507769">
        <w:rPr>
          <w:shd w:val="clear" w:color="auto" w:fill="FFFFFF"/>
        </w:rPr>
        <w:t xml:space="preserve"> an</w:t>
      </w:r>
      <w:r w:rsidR="00B04C31" w:rsidRPr="00507769">
        <w:rPr>
          <w:shd w:val="clear" w:color="auto" w:fill="FFFFFF"/>
        </w:rPr>
        <w:t xml:space="preserve"> acute temperature increase from 20°C to 32°C</w:t>
      </w:r>
      <w:r w:rsidR="00417161" w:rsidRPr="00507769">
        <w:rPr>
          <w:shd w:val="clear" w:color="auto" w:fill="FFFFFF"/>
        </w:rPr>
        <w:t xml:space="preserve"> </w:t>
      </w:r>
      <w:r w:rsidR="00417161" w:rsidRPr="00507769">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417161" w:rsidRPr="00507769">
        <w:rPr>
          <w:noProof/>
          <w:shd w:val="clear" w:color="auto" w:fill="FFFFFF"/>
        </w:rPr>
        <w:t>(Pratt and Franklin, 2010)</w:t>
      </w:r>
      <w:r w:rsidR="00417161" w:rsidRPr="00507769">
        <w:rPr>
          <w:shd w:val="clear" w:color="auto" w:fill="FFFFFF"/>
        </w:rPr>
        <w:fldChar w:fldCharType="end"/>
      </w:r>
      <w:r w:rsidR="00B04C31" w:rsidRPr="00507769">
        <w:rPr>
          <w:shd w:val="clear" w:color="auto" w:fill="FFFFFF"/>
        </w:rPr>
        <w:t xml:space="preserve">. </w:t>
      </w:r>
      <w:r w:rsidR="00D87220" w:rsidRPr="00507769">
        <w:rPr>
          <w:shd w:val="clear" w:color="auto" w:fill="FFFFFF"/>
        </w:rPr>
        <w:t>Similarly, during a one-hour continual predator threat</w:t>
      </w:r>
      <w:r w:rsidR="004057D0" w:rsidRPr="00507769">
        <w:rPr>
          <w:shd w:val="clear" w:color="auto" w:fill="FFFFFF"/>
        </w:rPr>
        <w:t>,</w:t>
      </w:r>
      <w:r w:rsidR="00D87220" w:rsidRPr="00507769">
        <w:rPr>
          <w:shd w:val="clear" w:color="auto" w:fill="FFFFFF"/>
        </w:rPr>
        <w:t xml:space="preserve"> juvenile </w:t>
      </w:r>
      <w:r w:rsidR="00D87220" w:rsidRPr="00507769">
        <w:rPr>
          <w:i/>
          <w:iCs/>
          <w:shd w:val="clear" w:color="auto" w:fill="FFFFFF"/>
        </w:rPr>
        <w:t xml:space="preserve">C. porosus </w:t>
      </w:r>
      <w:r w:rsidR="00D87220" w:rsidRPr="00507769">
        <w:rPr>
          <w:shd w:val="clear" w:color="auto" w:fill="FFFFFF"/>
        </w:rPr>
        <w:t xml:space="preserve">were able to remain submerged for </w:t>
      </w:r>
      <w:r w:rsidR="0016292F">
        <w:rPr>
          <w:shd w:val="clear" w:color="auto" w:fill="FFFFFF"/>
        </w:rPr>
        <w:t>37</w:t>
      </w:r>
      <w:r w:rsidR="006965C6" w:rsidRPr="00507769">
        <w:rPr>
          <w:shd w:val="clear" w:color="auto" w:fill="FFFFFF"/>
        </w:rPr>
        <w:t xml:space="preserve"> min at 28°C and only 21 min at 35°C</w:t>
      </w:r>
      <w:r w:rsidR="00417161" w:rsidRPr="00507769">
        <w:rPr>
          <w:shd w:val="clear" w:color="auto" w:fill="FFFFFF"/>
        </w:rPr>
        <w:t xml:space="preserve"> </w:t>
      </w:r>
      <w:r w:rsidR="00417161" w:rsidRPr="00507769">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417161" w:rsidRPr="00507769">
        <w:rPr>
          <w:noProof/>
          <w:shd w:val="clear" w:color="auto" w:fill="FFFFFF"/>
        </w:rPr>
        <w:t>(Rodgers et al., 2015)</w:t>
      </w:r>
      <w:r w:rsidR="00417161" w:rsidRPr="00507769">
        <w:rPr>
          <w:shd w:val="clear" w:color="auto" w:fill="FFFFFF"/>
        </w:rPr>
        <w:fldChar w:fldCharType="end"/>
      </w:r>
      <w:r w:rsidR="006965C6" w:rsidRPr="00507769">
        <w:rPr>
          <w:shd w:val="clear" w:color="auto" w:fill="FFFFFF"/>
        </w:rPr>
        <w:t>. Dive durations are also influenced by seasonal temperature increases</w:t>
      </w:r>
      <w:r w:rsidR="00213937" w:rsidRPr="00507769">
        <w:rPr>
          <w:shd w:val="clear" w:color="auto" w:fill="FFFFFF"/>
        </w:rPr>
        <w:t>.</w:t>
      </w:r>
      <w:r w:rsidR="006965C6" w:rsidRPr="00507769">
        <w:rPr>
          <w:shd w:val="clear" w:color="auto" w:fill="FFFFFF"/>
        </w:rPr>
        <w:t xml:space="preserve"> </w:t>
      </w:r>
      <w:r w:rsidR="00213937" w:rsidRPr="00507769">
        <w:rPr>
          <w:shd w:val="clear" w:color="auto" w:fill="FFFFFF"/>
        </w:rPr>
        <w:t>F</w:t>
      </w:r>
      <w:r w:rsidR="006965C6" w:rsidRPr="00507769">
        <w:rPr>
          <w:shd w:val="clear" w:color="auto" w:fill="FFFFFF"/>
        </w:rPr>
        <w:t xml:space="preserve">ield studies have shown marked declines in dive durations </w:t>
      </w:r>
      <w:r w:rsidR="00BB5E84" w:rsidRPr="00507769">
        <w:rPr>
          <w:shd w:val="clear" w:color="auto" w:fill="FFFFFF"/>
        </w:rPr>
        <w:t>in</w:t>
      </w:r>
      <w:r w:rsidR="006965C6" w:rsidRPr="00507769">
        <w:rPr>
          <w:shd w:val="clear" w:color="auto" w:fill="FFFFFF"/>
        </w:rPr>
        <w:t xml:space="preserve"> summer months compared to winter months in </w:t>
      </w:r>
      <w:r w:rsidR="00B04C31" w:rsidRPr="00507769">
        <w:rPr>
          <w:shd w:val="clear" w:color="auto" w:fill="FFFFFF"/>
        </w:rPr>
        <w:t xml:space="preserve">turtles </w:t>
      </w:r>
      <w:r w:rsidR="00417161" w:rsidRPr="00507769">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173C12">
        <w:rPr>
          <w:shd w:val="clear" w:color="auto" w:fill="FFFFFF"/>
        </w:rPr>
        <w:instrText xml:space="preserve"> ADDIN EN.CITE </w:instrText>
      </w:r>
      <w:r w:rsidR="00173C12">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173C12">
        <w:rPr>
          <w:shd w:val="clear" w:color="auto" w:fill="FFFFFF"/>
        </w:rPr>
        <w:instrText xml:space="preserve"> ADDIN EN.CITE.DATA </w:instrText>
      </w:r>
      <w:r w:rsidR="00173C12">
        <w:rPr>
          <w:shd w:val="clear" w:color="auto" w:fill="FFFFFF"/>
        </w:rPr>
      </w:r>
      <w:r w:rsidR="00173C12">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173C12">
        <w:rPr>
          <w:noProof/>
          <w:shd w:val="clear" w:color="auto" w:fill="FFFFFF"/>
        </w:rPr>
        <w:t>(Bentivegna et al., 2003; Bradshaw et al., 2007; Gordos et al., 2003)</w:t>
      </w:r>
      <w:r w:rsidR="00417161" w:rsidRPr="00507769">
        <w:rPr>
          <w:shd w:val="clear" w:color="auto" w:fill="FFFFFF"/>
        </w:rPr>
        <w:fldChar w:fldCharType="end"/>
      </w:r>
      <w:r w:rsidR="00B04C31" w:rsidRPr="00507769">
        <w:rPr>
          <w:shd w:val="clear" w:color="auto" w:fill="FFFFFF"/>
        </w:rPr>
        <w:t xml:space="preserve"> and crocodilians</w:t>
      </w:r>
      <w:r w:rsidR="00417161" w:rsidRPr="00507769">
        <w:rPr>
          <w:shd w:val="clear" w:color="auto" w:fill="FFFFFF"/>
        </w:rPr>
        <w:t xml:space="preserve"> </w:t>
      </w:r>
      <w:r w:rsidR="00417161" w:rsidRPr="00507769">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sidRPr="00507769">
        <w:rPr>
          <w:shd w:val="clear" w:color="auto" w:fill="FFFFFF"/>
        </w:rPr>
        <w:instrText xml:space="preserve"> ADDIN EN.CITE </w:instrText>
      </w:r>
      <w:r w:rsidR="00417161" w:rsidRPr="00507769">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sidRPr="00507769">
        <w:rPr>
          <w:shd w:val="clear" w:color="auto" w:fill="FFFFFF"/>
        </w:rPr>
        <w:instrText xml:space="preserve"> ADDIN EN.CITE.DATA </w:instrText>
      </w:r>
      <w:r w:rsidR="00417161" w:rsidRPr="00507769">
        <w:rPr>
          <w:shd w:val="clear" w:color="auto" w:fill="FFFFFF"/>
        </w:rPr>
      </w:r>
      <w:r w:rsidR="00417161" w:rsidRPr="00507769">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417161" w:rsidRPr="00507769">
        <w:rPr>
          <w:noProof/>
          <w:shd w:val="clear" w:color="auto" w:fill="FFFFFF"/>
        </w:rPr>
        <w:t>(Campbell et al., 2010a)</w:t>
      </w:r>
      <w:r w:rsidR="00417161" w:rsidRPr="00507769">
        <w:rPr>
          <w:shd w:val="clear" w:color="auto" w:fill="FFFFFF"/>
        </w:rPr>
        <w:fldChar w:fldCharType="end"/>
      </w:r>
      <w:r w:rsidR="00B04C31" w:rsidRPr="00507769">
        <w:rPr>
          <w:shd w:val="clear" w:color="auto" w:fill="FFFFFF"/>
        </w:rPr>
        <w:t>.</w:t>
      </w:r>
      <w:r w:rsidR="00E06B9E" w:rsidRPr="00507769">
        <w:rPr>
          <w:shd w:val="clear" w:color="auto" w:fill="FFFFFF"/>
        </w:rPr>
        <w:t xml:space="preserve"> </w:t>
      </w:r>
      <w:r w:rsidR="006965C6" w:rsidRPr="00507769">
        <w:rPr>
          <w:shd w:val="clear" w:color="auto" w:fill="FFFFFF"/>
        </w:rPr>
        <w:t>Warmer waters</w:t>
      </w:r>
      <w:r w:rsidR="00213937" w:rsidRPr="00507769">
        <w:rPr>
          <w:shd w:val="clear" w:color="auto" w:fill="FFFFFF"/>
        </w:rPr>
        <w:t>,</w:t>
      </w:r>
      <w:r w:rsidR="006965C6" w:rsidRPr="00507769">
        <w:rPr>
          <w:shd w:val="clear" w:color="auto" w:fill="FFFFFF"/>
        </w:rPr>
        <w:t xml:space="preserve"> brought about by climate change</w:t>
      </w:r>
      <w:r w:rsidR="00213937" w:rsidRPr="00507769">
        <w:rPr>
          <w:shd w:val="clear" w:color="auto" w:fill="FFFFFF"/>
        </w:rPr>
        <w:t>,</w:t>
      </w:r>
      <w:r w:rsidR="006965C6" w:rsidRPr="00507769">
        <w:rPr>
          <w:shd w:val="clear" w:color="auto" w:fill="FFFFFF"/>
        </w:rPr>
        <w:t xml:space="preserve"> </w:t>
      </w:r>
      <w:r w:rsidR="002F50C6" w:rsidRPr="00507769">
        <w:rPr>
          <w:shd w:val="clear" w:color="auto" w:fill="FFFFFF"/>
        </w:rPr>
        <w:t>could</w:t>
      </w:r>
      <w:r w:rsidR="006965C6" w:rsidRPr="00507769">
        <w:rPr>
          <w:shd w:val="clear" w:color="auto" w:fill="FFFFFF"/>
        </w:rPr>
        <w:t xml:space="preserve"> have deleterious consequences for diving ectotherms</w:t>
      </w:r>
      <w:r w:rsidR="002F50C6" w:rsidRPr="00507769">
        <w:rPr>
          <w:shd w:val="clear" w:color="auto" w:fill="FFFFFF"/>
        </w:rPr>
        <w:t>. Elevated temperatures</w:t>
      </w:r>
      <w:r w:rsidR="006965C6" w:rsidRPr="00507769">
        <w:rPr>
          <w:shd w:val="clear" w:color="auto" w:fill="FFFFFF"/>
        </w:rPr>
        <w:t xml:space="preserve"> </w:t>
      </w:r>
      <w:r w:rsidR="002F50C6" w:rsidRPr="00507769">
        <w:rPr>
          <w:shd w:val="clear" w:color="auto" w:fill="FFFFFF"/>
        </w:rPr>
        <w:t xml:space="preserve">may cut </w:t>
      </w:r>
      <w:r w:rsidR="00F60814" w:rsidRPr="00507769">
        <w:rPr>
          <w:shd w:val="clear" w:color="auto" w:fill="FFFFFF"/>
        </w:rPr>
        <w:t xml:space="preserve">critical underwater activities short </w:t>
      </w:r>
      <w:r w:rsidR="002F50C6" w:rsidRPr="00507769">
        <w:rPr>
          <w:shd w:val="clear" w:color="auto" w:fill="FFFFFF"/>
        </w:rPr>
        <w:t xml:space="preserve">and </w:t>
      </w:r>
      <w:r w:rsidR="002F50C6" w:rsidRPr="00507769">
        <w:rPr>
          <w:shd w:val="clear" w:color="auto" w:fill="FFFFFF"/>
        </w:rPr>
        <w:lastRenderedPageBreak/>
        <w:t>force animals to spend more time at the water’s surface where predation risk is highest</w:t>
      </w:r>
      <w:r w:rsidR="00BB5E84" w:rsidRPr="00507769">
        <w:rPr>
          <w:shd w:val="clear" w:color="auto" w:fill="FFFFFF"/>
        </w:rPr>
        <w:t xml:space="preserve"> </w:t>
      </w:r>
      <w:r w:rsidR="00BB5E84" w:rsidRPr="00507769">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sidRPr="00507769">
        <w:rPr>
          <w:shd w:val="clear" w:color="auto" w:fill="FFFFFF"/>
        </w:rPr>
        <w:instrText xml:space="preserve"> ADDIN EN.CITE </w:instrText>
      </w:r>
      <w:r w:rsidR="00BB5E84" w:rsidRPr="00507769">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sidRPr="00507769">
        <w:rPr>
          <w:shd w:val="clear" w:color="auto" w:fill="FFFFFF"/>
        </w:rPr>
        <w:instrText xml:space="preserve"> ADDIN EN.CITE.DATA </w:instrText>
      </w:r>
      <w:r w:rsidR="00BB5E84" w:rsidRPr="00507769">
        <w:rPr>
          <w:shd w:val="clear" w:color="auto" w:fill="FFFFFF"/>
        </w:rPr>
      </w:r>
      <w:r w:rsidR="00BB5E84" w:rsidRPr="00507769">
        <w:rPr>
          <w:shd w:val="clear" w:color="auto" w:fill="FFFFFF"/>
        </w:rPr>
        <w:fldChar w:fldCharType="end"/>
      </w:r>
      <w:r w:rsidR="00BB5E84" w:rsidRPr="00507769">
        <w:rPr>
          <w:shd w:val="clear" w:color="auto" w:fill="FFFFFF"/>
        </w:rPr>
      </w:r>
      <w:r w:rsidR="00BB5E84" w:rsidRPr="00507769">
        <w:rPr>
          <w:shd w:val="clear" w:color="auto" w:fill="FFFFFF"/>
        </w:rPr>
        <w:fldChar w:fldCharType="separate"/>
      </w:r>
      <w:r w:rsidR="00BB5E84" w:rsidRPr="00507769">
        <w:rPr>
          <w:noProof/>
          <w:shd w:val="clear" w:color="auto" w:fill="FFFFFF"/>
        </w:rPr>
        <w:t>(Heithaus and Dill, 2002; Heithaus and Dill, 2003; Heithaus et al., 2002)</w:t>
      </w:r>
      <w:r w:rsidR="00BB5E84" w:rsidRPr="00507769">
        <w:rPr>
          <w:shd w:val="clear" w:color="auto" w:fill="FFFFFF"/>
        </w:rPr>
        <w:fldChar w:fldCharType="end"/>
      </w:r>
      <w:r w:rsidR="002F50C6" w:rsidRPr="00507769">
        <w:rPr>
          <w:shd w:val="clear" w:color="auto" w:fill="FFFFFF"/>
        </w:rPr>
        <w:t xml:space="preserve">. </w:t>
      </w:r>
    </w:p>
    <w:p w14:paraId="608BEEEA" w14:textId="48610DF8" w:rsidR="00D22A40" w:rsidRPr="00507769" w:rsidRDefault="00C83F0C" w:rsidP="0072347E">
      <w:pPr>
        <w:pStyle w:val="Default"/>
        <w:spacing w:after="160" w:line="276" w:lineRule="auto"/>
        <w:ind w:firstLine="720"/>
        <w:jc w:val="both"/>
        <w:rPr>
          <w:shd w:val="clear" w:color="auto" w:fill="FFFFFF"/>
        </w:rPr>
      </w:pPr>
      <w:r w:rsidRPr="00507769">
        <w:rPr>
          <w:shd w:val="clear" w:color="auto" w:fill="FFFFFF"/>
        </w:rPr>
        <w:t>Gas-exchange systems may play an important role in mediating the</w:t>
      </w:r>
      <w:r w:rsidR="00AE3E85" w:rsidRPr="00507769">
        <w:rPr>
          <w:shd w:val="clear" w:color="auto" w:fill="FFFFFF"/>
        </w:rPr>
        <w:t xml:space="preserve"> effects of elevated temperatures on diving behaviour. </w:t>
      </w:r>
      <w:r w:rsidRPr="00507769">
        <w:rPr>
          <w:shd w:val="clear" w:color="auto" w:fill="FFFFFF"/>
        </w:rPr>
        <w:t xml:space="preserve">Many divers rely solely on pulmonary gas exchange and have </w:t>
      </w:r>
      <w:r w:rsidR="00AE3E85" w:rsidRPr="00507769">
        <w:rPr>
          <w:shd w:val="clear" w:color="auto" w:fill="FFFFFF"/>
        </w:rPr>
        <w:t xml:space="preserve">a </w:t>
      </w:r>
      <w:r w:rsidRPr="00507769">
        <w:rPr>
          <w:shd w:val="clear" w:color="auto" w:fill="FFFFFF"/>
        </w:rPr>
        <w:t>negligible capacity for aquatic respiration</w:t>
      </w:r>
      <w:r w:rsidR="00FB06C3" w:rsidRPr="00507769">
        <w:rPr>
          <w:shd w:val="clear" w:color="auto" w:fill="FFFFFF"/>
        </w:rPr>
        <w:t xml:space="preserve"> </w:t>
      </w:r>
      <w:r w:rsidR="00FB06C3" w:rsidRPr="00507769">
        <w:rPr>
          <w:shd w:val="clear" w:color="auto" w:fill="FFFFFF"/>
        </w:rPr>
        <w:fldChar w:fldCharType="begin"/>
      </w:r>
      <w:r w:rsidR="00FB06C3" w:rsidRPr="00507769">
        <w:rPr>
          <w:shd w:val="clear" w:color="auto" w:fill="FFFFFF"/>
        </w:rPr>
        <w:instrText xml:space="preserve"> ADDIN EN.CITE &lt;EndNote&gt;&lt;Cite&gt;&lt;Author&gt;Wright&lt;/Author&gt;&lt;Year&gt;1986&lt;/Year&gt;&lt;RecNum&gt;456&lt;/RecNum&gt;&lt;DisplayText&gt;(Wright, 1986)&lt;/DisplayText&gt;&lt;record&gt;&lt;rec-number&gt;456&lt;/rec-number&gt;&lt;foreign-keys&gt;&lt;key app="EN" db-id="tttdpeszc2d2fkevew7v2rskrsra9200wwvx" timestamp="1585612811"&gt;456&lt;/key&gt;&lt;/foreign-keys&gt;&lt;ref-type name="Journal Article"&gt;17&lt;/ref-type&gt;&lt;contributors&gt;&lt;authors&gt;&lt;author&gt;Wright, J. C.&lt;/author&gt;&lt;/authors&gt;&lt;/contributors&gt;&lt;titles&gt;&lt;title&gt;Low to negligible cutaneous oxygen uptake in juvenile Crocodylus porosus&lt;/title&gt;&lt;secondary-title&gt;Comparative Biochemistry and Physiology a-Molecular &amp;amp; Integrative Physiology&lt;/secondary-title&gt;&lt;/titles&gt;&lt;periodical&gt;&lt;full-title&gt;Comparative Biochemistry and Physiology a-Molecular &amp;amp; Integrative Physiology&lt;/full-title&gt;&lt;/periodical&gt;&lt;pages&gt;479-481&lt;/pages&gt;&lt;volume&gt;84&lt;/volume&gt;&lt;dates&gt;&lt;year&gt;1986&lt;/year&gt;&lt;/dates&gt;&lt;urls&gt;&lt;/urls&gt;&lt;/record&gt;&lt;/Cite&gt;&lt;/EndNote&gt;</w:instrText>
      </w:r>
      <w:r w:rsidR="00FB06C3" w:rsidRPr="00507769">
        <w:rPr>
          <w:shd w:val="clear" w:color="auto" w:fill="FFFFFF"/>
        </w:rPr>
        <w:fldChar w:fldCharType="separate"/>
      </w:r>
      <w:r w:rsidR="00FB06C3" w:rsidRPr="00507769">
        <w:rPr>
          <w:noProof/>
          <w:shd w:val="clear" w:color="auto" w:fill="FFFFFF"/>
        </w:rPr>
        <w:t>(Wright, 1986)</w:t>
      </w:r>
      <w:r w:rsidR="00FB06C3" w:rsidRPr="00507769">
        <w:rPr>
          <w:shd w:val="clear" w:color="auto" w:fill="FFFFFF"/>
        </w:rPr>
        <w:fldChar w:fldCharType="end"/>
      </w:r>
      <w:r w:rsidR="007C4DCE" w:rsidRPr="00507769">
        <w:rPr>
          <w:shd w:val="clear" w:color="auto" w:fill="FFFFFF"/>
        </w:rPr>
        <w:t xml:space="preserve">. In contrast, </w:t>
      </w:r>
      <w:r w:rsidRPr="00507769">
        <w:rPr>
          <w:shd w:val="clear" w:color="auto" w:fill="FFFFFF"/>
        </w:rPr>
        <w:t xml:space="preserve">bimodal breathers can supplement aerial respiration with aquatic respiration. Aquatic gas exchange typically occurs via diffusion across the skin </w:t>
      </w:r>
      <w:r w:rsidR="00FB06C3" w:rsidRPr="00507769">
        <w:rPr>
          <w:shd w:val="clear" w:color="auto" w:fill="FFFFFF"/>
        </w:rPr>
        <w:fldChar w:fldCharType="begin"/>
      </w:r>
      <w:r w:rsidR="00FB06C3" w:rsidRPr="00507769">
        <w:rPr>
          <w:shd w:val="clear" w:color="auto" w:fill="FFFFFF"/>
        </w:rPr>
        <w:instrText xml:space="preserve"> ADDIN EN.CITE &lt;EndNote&gt;&lt;Cite&gt;&lt;Author&gt;Feder&lt;/Author&gt;&lt;Year&gt;1985&lt;/Year&gt;&lt;RecNum&gt;457&lt;/RecNum&gt;&lt;Prefix&gt;i.e. cutaneous respiration`;  &lt;/Prefix&gt;&lt;DisplayText&gt;(i.e. cutaneous respiration;  Feder and Burggren, 1985)&lt;/DisplayText&gt;&lt;record&gt;&lt;rec-number&gt;457&lt;/rec-number&gt;&lt;foreign-keys&gt;&lt;key app="EN" db-id="tttdpeszc2d2fkevew7v2rskrsra9200wwvx" timestamp="1585613093"&gt;457&lt;/key&gt;&lt;/foreign-keys&gt;&lt;ref-type name="Journal Article"&gt;17&lt;/ref-type&gt;&lt;contributors&gt;&lt;authors&gt;&lt;author&gt;Feder, M. E.&lt;/author&gt;&lt;author&gt;Burggren, W. W.&lt;/author&gt;&lt;/authors&gt;&lt;/contributors&gt;&lt;titles&gt;&lt;title&gt;Cutaneous gas exchange in vertebrates: Design, patterns, control and implications&lt;/title&gt;&lt;secondary-title&gt;Biological Reviews&lt;/secondary-title&gt;&lt;/titles&gt;&lt;periodical&gt;&lt;full-title&gt;Biological Reviews&lt;/full-title&gt;&lt;/periodical&gt;&lt;pages&gt;1-45&lt;/pages&gt;&lt;volume&gt;60&lt;/volume&gt;&lt;dates&gt;&lt;year&gt;1985&lt;/year&gt;&lt;/dates&gt;&lt;urls&gt;&lt;/urls&gt;&lt;/record&gt;&lt;/Cite&gt;&lt;/EndNote&gt;</w:instrText>
      </w:r>
      <w:r w:rsidR="00FB06C3" w:rsidRPr="00507769">
        <w:rPr>
          <w:shd w:val="clear" w:color="auto" w:fill="FFFFFF"/>
        </w:rPr>
        <w:fldChar w:fldCharType="separate"/>
      </w:r>
      <w:r w:rsidR="00FB06C3" w:rsidRPr="00507769">
        <w:rPr>
          <w:noProof/>
          <w:shd w:val="clear" w:color="auto" w:fill="FFFFFF"/>
        </w:rPr>
        <w:t>(i.e. cutaneous respiration;  Feder and Burggren, 1985)</w:t>
      </w:r>
      <w:r w:rsidR="00FB06C3" w:rsidRPr="00507769">
        <w:rPr>
          <w:shd w:val="clear" w:color="auto" w:fill="FFFFFF"/>
        </w:rPr>
        <w:fldChar w:fldCharType="end"/>
      </w:r>
      <w:r w:rsidRPr="00507769">
        <w:rPr>
          <w:shd w:val="clear" w:color="auto" w:fill="FFFFFF"/>
        </w:rPr>
        <w:t>, but some</w:t>
      </w:r>
      <w:r w:rsidR="007C4DCE" w:rsidRPr="00507769">
        <w:rPr>
          <w:shd w:val="clear" w:color="auto" w:fill="FFFFFF"/>
        </w:rPr>
        <w:t xml:space="preserve"> div</w:t>
      </w:r>
      <w:r w:rsidR="0016292F">
        <w:rPr>
          <w:shd w:val="clear" w:color="auto" w:fill="FFFFFF"/>
        </w:rPr>
        <w:t>ing species</w:t>
      </w:r>
      <w:r w:rsidR="007C4DCE" w:rsidRPr="00507769">
        <w:rPr>
          <w:shd w:val="clear" w:color="auto" w:fill="FFFFFF"/>
        </w:rPr>
        <w:t xml:space="preserve"> also have specialised organs (e.g. </w:t>
      </w:r>
      <w:r w:rsidR="007C4DCE" w:rsidRPr="00507769">
        <w:t>buccopharyngeal cavity</w:t>
      </w:r>
      <w:r w:rsidR="00C20CC0" w:rsidRPr="00507769">
        <w:t xml:space="preserve"> and </w:t>
      </w:r>
      <w:r w:rsidR="007C4DCE" w:rsidRPr="00507769">
        <w:rPr>
          <w:shd w:val="clear" w:color="auto" w:fill="FFFFFF"/>
        </w:rPr>
        <w:t xml:space="preserve"> cloacal bursae) to facilitate the exchange of respiratory gases with the aquatic environmen</w:t>
      </w:r>
      <w:r w:rsidR="008E0DCB">
        <w:rPr>
          <w:shd w:val="clear" w:color="auto" w:fill="FFFFFF"/>
        </w:rPr>
        <w:t>,</w:t>
      </w:r>
      <w:r w:rsidR="00FB06C3" w:rsidRPr="00507769">
        <w:rPr>
          <w:shd w:val="clear" w:color="auto" w:fill="FFFFFF"/>
        </w:rPr>
        <w:t xml:space="preserve">t </w:t>
      </w:r>
      <w:r w:rsidR="00FB06C3" w:rsidRPr="00507769">
        <w:rPr>
          <w:shd w:val="clear" w:color="auto" w:fill="FFFFFF"/>
        </w:rPr>
        <w:fldChar w:fldCharType="begin"/>
      </w:r>
      <w:r w:rsidR="00FB06C3" w:rsidRPr="00507769">
        <w:rPr>
          <w:shd w:val="clear" w:color="auto" w:fill="FFFFFF"/>
        </w:rPr>
        <w:instrText xml:space="preserve"> ADDIN EN.CITE &lt;EndNote&gt;&lt;Cite&gt;&lt;Author&gt;Maina&lt;/Author&gt;&lt;Year&gt;2002&lt;/Year&gt;&lt;RecNum&gt;460&lt;/RecNum&gt;&lt;DisplayText&gt;(Maina, 2002)&lt;/DisplayText&gt;&lt;record&gt;&lt;rec-number&gt;460&lt;/rec-number&gt;&lt;foreign-keys&gt;&lt;key app="EN" db-id="tttdpeszc2d2fkevew7v2rskrsra9200wwvx" timestamp="1585613773"&gt;460&lt;/key&gt;&lt;/foreign-keys&gt;&lt;ref-type name="Journal Article"&gt;17&lt;/ref-type&gt;&lt;contributors&gt;&lt;authors&gt;&lt;author&gt;Maina, J. N.&lt;/author&gt;&lt;/authors&gt;&lt;/contributors&gt;&lt;titles&gt;&lt;title&gt;Structure, function and evolution of the gas exchangers: comparative perspectives&lt;/title&gt;&lt;secondary-title&gt;Journal of Anatomy&lt;/secondary-title&gt;&lt;/titles&gt;&lt;periodical&gt;&lt;full-title&gt;Journal of Anatomy&lt;/full-title&gt;&lt;/periodical&gt;&lt;pages&gt;281-304&lt;/pages&gt;&lt;volume&gt;201&lt;/volume&gt;&lt;dates&gt;&lt;year&gt;2002&lt;/year&gt;&lt;/dates&gt;&lt;urls&gt;&lt;/urls&gt;&lt;/record&gt;&lt;/Cite&gt;&lt;/EndNote&gt;</w:instrText>
      </w:r>
      <w:r w:rsidR="00FB06C3" w:rsidRPr="00507769">
        <w:rPr>
          <w:shd w:val="clear" w:color="auto" w:fill="FFFFFF"/>
        </w:rPr>
        <w:fldChar w:fldCharType="separate"/>
      </w:r>
      <w:r w:rsidR="00FB06C3" w:rsidRPr="00507769">
        <w:rPr>
          <w:noProof/>
          <w:shd w:val="clear" w:color="auto" w:fill="FFFFFF"/>
        </w:rPr>
        <w:t>(Maina, 2002)</w:t>
      </w:r>
      <w:r w:rsidR="00FB06C3" w:rsidRPr="00507769">
        <w:rPr>
          <w:shd w:val="clear" w:color="auto" w:fill="FFFFFF"/>
        </w:rPr>
        <w:fldChar w:fldCharType="end"/>
      </w:r>
      <w:r w:rsidR="007C4DCE" w:rsidRPr="00507769">
        <w:rPr>
          <w:shd w:val="clear" w:color="auto" w:fill="FFFFFF"/>
        </w:rPr>
        <w:t xml:space="preserve">. </w:t>
      </w:r>
      <w:r w:rsidR="00DF3CE2" w:rsidRPr="00507769">
        <w:rPr>
          <w:shd w:val="clear" w:color="auto" w:fill="FFFFFF"/>
        </w:rPr>
        <w:t>For example, several freshwater turtles (e.g.</w:t>
      </w:r>
      <w:r w:rsidR="00DF3CE2" w:rsidRPr="00507769">
        <w:rPr>
          <w:i/>
        </w:rPr>
        <w:t xml:space="preserve"> Elseya albagula, Elusor macrurus </w:t>
      </w:r>
      <w:r w:rsidR="00DF3CE2" w:rsidRPr="00507769">
        <w:rPr>
          <w:iCs/>
        </w:rPr>
        <w:t>and</w:t>
      </w:r>
      <w:r w:rsidR="00DF3CE2" w:rsidRPr="00507769">
        <w:rPr>
          <w:i/>
        </w:rPr>
        <w:t xml:space="preserve"> Rheodytes leukops</w:t>
      </w:r>
      <w:r w:rsidR="00DF3CE2" w:rsidRPr="00507769">
        <w:rPr>
          <w:iCs/>
        </w:rPr>
        <w:t>)</w:t>
      </w:r>
      <w:r w:rsidR="00DF3CE2" w:rsidRPr="00507769">
        <w:rPr>
          <w:shd w:val="clear" w:color="auto" w:fill="FFFFFF"/>
        </w:rPr>
        <w:t xml:space="preserve"> have</w:t>
      </w:r>
      <w:r w:rsidR="00B973A2" w:rsidRPr="00507769">
        <w:rPr>
          <w:shd w:val="clear" w:color="auto" w:fill="FFFFFF"/>
        </w:rPr>
        <w:t xml:space="preserve"> </w:t>
      </w:r>
      <w:r w:rsidR="00DF3CE2" w:rsidRPr="00507769">
        <w:rPr>
          <w:shd w:val="clear" w:color="auto" w:fill="FFFFFF"/>
        </w:rPr>
        <w:t>cloacal bursae</w:t>
      </w:r>
      <w:r w:rsidR="00F64F36" w:rsidRPr="00507769">
        <w:rPr>
          <w:shd w:val="clear" w:color="auto" w:fill="FFFFFF"/>
        </w:rPr>
        <w:t xml:space="preserve"> </w:t>
      </w:r>
      <w:r w:rsidR="00DF3CE2" w:rsidRPr="00507769">
        <w:rPr>
          <w:shd w:val="clear" w:color="auto" w:fill="FFFFFF"/>
        </w:rPr>
        <w:t>which are highly vascularised</w:t>
      </w:r>
      <w:r w:rsidR="00B973A2" w:rsidRPr="00507769">
        <w:rPr>
          <w:shd w:val="clear" w:color="auto" w:fill="FFFFFF"/>
        </w:rPr>
        <w:t>,</w:t>
      </w:r>
      <w:r w:rsidR="00DF3CE2" w:rsidRPr="00507769">
        <w:rPr>
          <w:shd w:val="clear" w:color="auto" w:fill="FFFFFF"/>
        </w:rPr>
        <w:t xml:space="preserve"> </w:t>
      </w:r>
      <w:r w:rsidR="00C20CC0" w:rsidRPr="00507769">
        <w:t>gill</w:t>
      </w:r>
      <w:r w:rsidR="00DF3CE2" w:rsidRPr="00507769">
        <w:t xml:space="preserve">-like evaginations of the cloaca, </w:t>
      </w:r>
      <w:r w:rsidR="00B973A2" w:rsidRPr="00507769">
        <w:t>that</w:t>
      </w:r>
      <w:r w:rsidR="00DF3CE2" w:rsidRPr="00507769">
        <w:t xml:space="preserve"> are ventilated with water </w:t>
      </w:r>
      <w:r w:rsidR="00AE3E85" w:rsidRPr="00507769">
        <w:t>by</w:t>
      </w:r>
      <w:r w:rsidR="00DF3CE2" w:rsidRPr="00507769">
        <w:t xml:space="preserve"> the contraction of cloacal muscles</w:t>
      </w:r>
      <w:r w:rsidR="00FB06C3" w:rsidRPr="00507769">
        <w:t xml:space="preserve"> </w:t>
      </w:r>
      <w:r w:rsidR="00FB06C3" w:rsidRPr="00507769">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F16FD5">
        <w:instrText xml:space="preserve"> ADDIN EN.CITE </w:instrText>
      </w:r>
      <w:r w:rsidR="00F16FD5">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F16FD5">
        <w:instrText xml:space="preserve"> ADDIN EN.CITE.DATA </w:instrText>
      </w:r>
      <w:r w:rsidR="00F16FD5">
        <w:fldChar w:fldCharType="end"/>
      </w:r>
      <w:r w:rsidR="00FB06C3" w:rsidRPr="00507769">
        <w:fldChar w:fldCharType="separate"/>
      </w:r>
      <w:r w:rsidR="00F16FD5">
        <w:rPr>
          <w:noProof/>
        </w:rPr>
        <w:t>(FitzGibbon and Franklin, 2010; Gordos and Franklin, 2002; Storey et al., 2008)</w:t>
      </w:r>
      <w:r w:rsidR="00FB06C3" w:rsidRPr="00507769">
        <w:fldChar w:fldCharType="end"/>
      </w:r>
      <w:r w:rsidR="00DF3CE2" w:rsidRPr="00507769">
        <w:rPr>
          <w:shd w:val="clear" w:color="auto" w:fill="FFFFFF"/>
        </w:rPr>
        <w:t>.</w:t>
      </w:r>
      <w:r w:rsidR="00F66963" w:rsidRPr="00507769">
        <w:rPr>
          <w:shd w:val="clear" w:color="auto" w:fill="FFFFFF"/>
        </w:rPr>
        <w:t xml:space="preserve"> The ability to respire aquatically allows bimodal breathers to prolong dive durations and it has been suggested that supplemental aquatic respiration may reduce the energetic cost of diving</w:t>
      </w:r>
      <w:r w:rsidR="00B973A2" w:rsidRPr="00507769">
        <w:rPr>
          <w:shd w:val="clear" w:color="auto" w:fill="FFFFFF"/>
        </w:rPr>
        <w:t>,</w:t>
      </w:r>
      <w:r w:rsidR="00F66963" w:rsidRPr="00507769">
        <w:rPr>
          <w:shd w:val="clear" w:color="auto" w:fill="FFFFFF"/>
        </w:rPr>
        <w:t xml:space="preserve"> </w:t>
      </w:r>
      <w:r w:rsidR="00B973A2" w:rsidRPr="00507769">
        <w:rPr>
          <w:shd w:val="clear" w:color="auto" w:fill="FFFFFF"/>
        </w:rPr>
        <w:t>prolong</w:t>
      </w:r>
      <w:r w:rsidR="00F66963" w:rsidRPr="00507769">
        <w:rPr>
          <w:shd w:val="clear" w:color="auto" w:fill="FFFFFF"/>
        </w:rPr>
        <w:t xml:space="preserve"> time </w:t>
      </w:r>
      <w:r w:rsidR="00B973A2" w:rsidRPr="00507769">
        <w:rPr>
          <w:shd w:val="clear" w:color="auto" w:fill="FFFFFF"/>
        </w:rPr>
        <w:t xml:space="preserve">available </w:t>
      </w:r>
      <w:r w:rsidR="00F66963" w:rsidRPr="00507769">
        <w:rPr>
          <w:shd w:val="clear" w:color="auto" w:fill="FFFFFF"/>
        </w:rPr>
        <w:t xml:space="preserve">for underwater tasks and facilitate the exploitation of oxygen-rich riffle zones </w:t>
      </w:r>
      <w:r w:rsidR="004C619A" w:rsidRPr="00507769">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C619A" w:rsidRPr="00507769">
        <w:rPr>
          <w:shd w:val="clear" w:color="auto" w:fill="FFFFFF"/>
        </w:rPr>
      </w:r>
      <w:r w:rsidR="004C619A" w:rsidRPr="00507769">
        <w:rPr>
          <w:shd w:val="clear" w:color="auto" w:fill="FFFFFF"/>
        </w:rPr>
        <w:fldChar w:fldCharType="separate"/>
      </w:r>
      <w:r w:rsidR="004C619A" w:rsidRPr="00507769">
        <w:rPr>
          <w:noProof/>
          <w:shd w:val="clear" w:color="auto" w:fill="FFFFFF"/>
        </w:rPr>
        <w:t>(Mathie and Franklin, 2006; Storey et al., 2008; Tucker et al., 2001)</w:t>
      </w:r>
      <w:r w:rsidR="004C619A" w:rsidRPr="00507769">
        <w:rPr>
          <w:shd w:val="clear" w:color="auto" w:fill="FFFFFF"/>
        </w:rPr>
        <w:fldChar w:fldCharType="end"/>
      </w:r>
      <w:r w:rsidR="00F66963" w:rsidRPr="00507769">
        <w:rPr>
          <w:shd w:val="clear" w:color="auto" w:fill="FFFFFF"/>
        </w:rPr>
        <w:t>.</w:t>
      </w:r>
      <w:r w:rsidR="00C7205F" w:rsidRPr="00507769">
        <w:rPr>
          <w:shd w:val="clear" w:color="auto" w:fill="FFFFFF"/>
        </w:rPr>
        <w:t xml:space="preserve"> Due to these advantages, it has been </w:t>
      </w:r>
      <w:r w:rsidR="00E063C0" w:rsidRPr="00507769">
        <w:rPr>
          <w:shd w:val="clear" w:color="auto" w:fill="FFFFFF"/>
        </w:rPr>
        <w:t>proposed</w:t>
      </w:r>
      <w:r w:rsidR="00C7205F" w:rsidRPr="00507769">
        <w:rPr>
          <w:shd w:val="clear" w:color="auto" w:fill="FFFFFF"/>
        </w:rPr>
        <w:t xml:space="preserve"> that bimodal breathers </w:t>
      </w:r>
      <w:r w:rsidR="00AE3E85" w:rsidRPr="00507769">
        <w:rPr>
          <w:shd w:val="clear" w:color="auto" w:fill="FFFFFF"/>
        </w:rPr>
        <w:t>may be</w:t>
      </w:r>
      <w:r w:rsidR="00C7205F" w:rsidRPr="00507769">
        <w:rPr>
          <w:shd w:val="clear" w:color="auto" w:fill="FFFFFF"/>
        </w:rPr>
        <w:t xml:space="preserve"> less sensitive to the effects of temperature on dive duration</w:t>
      </w:r>
      <w:r w:rsidR="00E063C0" w:rsidRPr="00507769">
        <w:rPr>
          <w:shd w:val="clear" w:color="auto" w:fill="FFFFFF"/>
        </w:rPr>
        <w:t>s</w:t>
      </w:r>
      <w:r w:rsidR="00D22A40" w:rsidRPr="00507769">
        <w:rPr>
          <w:shd w:val="clear" w:color="auto" w:fill="FFFFFF"/>
        </w:rPr>
        <w:t xml:space="preserve"> compared to divers solely reliant on pulmonary gas exchange</w:t>
      </w:r>
      <w:r w:rsidR="00C7205F" w:rsidRPr="00507769">
        <w:rPr>
          <w:shd w:val="clear" w:color="auto" w:fill="FFFFFF"/>
        </w:rPr>
        <w:t xml:space="preserve">. </w:t>
      </w:r>
      <w:r w:rsidR="004057D0" w:rsidRPr="00507769">
        <w:rPr>
          <w:shd w:val="clear" w:color="auto" w:fill="FFFFFF"/>
        </w:rPr>
        <w:t>B</w:t>
      </w:r>
      <w:r w:rsidR="00C7205F" w:rsidRPr="00507769">
        <w:rPr>
          <w:shd w:val="clear" w:color="auto" w:fill="FFFFFF"/>
        </w:rPr>
        <w:t>imodal breathers are predicted to upregulate their</w:t>
      </w:r>
      <w:r w:rsidR="005C750A" w:rsidRPr="00507769">
        <w:rPr>
          <w:shd w:val="clear" w:color="auto" w:fill="FFFFFF"/>
        </w:rPr>
        <w:t xml:space="preserve"> reliance</w:t>
      </w:r>
      <w:r w:rsidR="00C7205F" w:rsidRPr="00507769">
        <w:rPr>
          <w:shd w:val="clear" w:color="auto" w:fill="FFFFFF"/>
        </w:rPr>
        <w:t xml:space="preserve"> on aquatic respiration at high temperatures to </w:t>
      </w:r>
      <w:r w:rsidR="00AE3E85" w:rsidRPr="00507769">
        <w:rPr>
          <w:shd w:val="clear" w:color="auto" w:fill="FFFFFF"/>
        </w:rPr>
        <w:t>meet</w:t>
      </w:r>
      <w:r w:rsidR="00C7205F" w:rsidRPr="00507769">
        <w:rPr>
          <w:shd w:val="clear" w:color="auto" w:fill="FFFFFF"/>
        </w:rPr>
        <w:t xml:space="preserve"> increased metabolic demands</w:t>
      </w:r>
      <w:r w:rsidR="00B973A2" w:rsidRPr="00507769">
        <w:rPr>
          <w:shd w:val="clear" w:color="auto" w:fill="FFFFFF"/>
        </w:rPr>
        <w:t xml:space="preserve"> and</w:t>
      </w:r>
      <w:r w:rsidR="00C7205F" w:rsidRPr="00507769">
        <w:rPr>
          <w:shd w:val="clear" w:color="auto" w:fill="FFFFFF"/>
        </w:rPr>
        <w:t xml:space="preserve"> defend</w:t>
      </w:r>
      <w:r w:rsidR="00B973A2" w:rsidRPr="00507769">
        <w:rPr>
          <w:shd w:val="clear" w:color="auto" w:fill="FFFFFF"/>
        </w:rPr>
        <w:t xml:space="preserve"> </w:t>
      </w:r>
      <w:r w:rsidR="00C7205F" w:rsidRPr="00507769">
        <w:rPr>
          <w:shd w:val="clear" w:color="auto" w:fill="FFFFFF"/>
        </w:rPr>
        <w:t xml:space="preserve">dive </w:t>
      </w:r>
      <w:r w:rsidR="005C750A" w:rsidRPr="00507769">
        <w:rPr>
          <w:shd w:val="clear" w:color="auto" w:fill="FFFFFF"/>
        </w:rPr>
        <w:t>durations.</w:t>
      </w:r>
      <w:r w:rsidR="00C7205F" w:rsidRPr="00507769">
        <w:rPr>
          <w:shd w:val="clear" w:color="auto" w:fill="FFFFFF"/>
        </w:rPr>
        <w:t xml:space="preserve"> </w:t>
      </w:r>
      <w:r w:rsidR="004057D0" w:rsidRPr="00507769">
        <w:rPr>
          <w:shd w:val="clear" w:color="auto" w:fill="FFFFFF"/>
        </w:rPr>
        <w:t>However, s</w:t>
      </w:r>
      <w:r w:rsidR="00F64F36" w:rsidRPr="00507769">
        <w:rPr>
          <w:shd w:val="clear" w:color="auto" w:fill="FFFFFF"/>
        </w:rPr>
        <w:t xml:space="preserve">tudies testing this prediction have returned mixed findings, with some studies suggesting reliance on aquatic respiration </w:t>
      </w:r>
      <w:r w:rsidR="00D111FC" w:rsidRPr="00507769">
        <w:rPr>
          <w:shd w:val="clear" w:color="auto" w:fill="FFFFFF"/>
        </w:rPr>
        <w:t>is independent of temperature</w:t>
      </w:r>
      <w:r w:rsidR="004C619A" w:rsidRPr="00507769">
        <w:rPr>
          <w:shd w:val="clear" w:color="auto" w:fill="FFFFFF"/>
        </w:rPr>
        <w:t xml:space="preserve"> </w:t>
      </w:r>
      <w:r w:rsidR="004C619A" w:rsidRPr="00507769">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C619A" w:rsidRPr="00507769">
        <w:rPr>
          <w:shd w:val="clear" w:color="auto" w:fill="FFFFFF"/>
        </w:rPr>
      </w:r>
      <w:r w:rsidR="004C619A" w:rsidRPr="00507769">
        <w:rPr>
          <w:shd w:val="clear" w:color="auto" w:fill="FFFFFF"/>
        </w:rPr>
        <w:fldChar w:fldCharType="separate"/>
      </w:r>
      <w:r w:rsidR="004C619A" w:rsidRPr="00507769">
        <w:rPr>
          <w:noProof/>
          <w:shd w:val="clear" w:color="auto" w:fill="FFFFFF"/>
        </w:rPr>
        <w:t>(Bruton et al., 2012; Prassack et al., 2001; Pratt and Franklin, 2010; Udyawer et al., 2016)</w:t>
      </w:r>
      <w:r w:rsidR="004C619A" w:rsidRPr="00507769">
        <w:rPr>
          <w:shd w:val="clear" w:color="auto" w:fill="FFFFFF"/>
        </w:rPr>
        <w:fldChar w:fldCharType="end"/>
      </w:r>
      <w:r w:rsidR="004C619A" w:rsidRPr="00507769">
        <w:rPr>
          <w:shd w:val="clear" w:color="auto" w:fill="FFFFFF"/>
        </w:rPr>
        <w:t>.</w:t>
      </w:r>
    </w:p>
    <w:p w14:paraId="3759E0F8" w14:textId="6FF1D3A4" w:rsidR="00DF66E6" w:rsidRPr="00507769" w:rsidRDefault="000519C8" w:rsidP="00F16FD5">
      <w:pPr>
        <w:pStyle w:val="Default"/>
        <w:spacing w:line="276" w:lineRule="auto"/>
        <w:ind w:firstLine="720"/>
        <w:jc w:val="both"/>
        <w:rPr>
          <w:bCs/>
        </w:rPr>
      </w:pPr>
      <w:r w:rsidRPr="00507769">
        <w:rPr>
          <w:shd w:val="clear" w:color="auto" w:fill="FFFFFF"/>
        </w:rPr>
        <w:t xml:space="preserve">Body size is also a key determinant of </w:t>
      </w:r>
      <w:r w:rsidR="00963CAF" w:rsidRPr="00507769">
        <w:rPr>
          <w:shd w:val="clear" w:color="auto" w:fill="FFFFFF"/>
        </w:rPr>
        <w:t xml:space="preserve">ectotherm </w:t>
      </w:r>
      <w:r w:rsidRPr="00507769">
        <w:rPr>
          <w:shd w:val="clear" w:color="auto" w:fill="FFFFFF"/>
        </w:rPr>
        <w:t>dive durations</w:t>
      </w:r>
      <w:r w:rsidR="00A34344" w:rsidRPr="00507769">
        <w:rPr>
          <w:shd w:val="clear" w:color="auto" w:fill="FFFFFF"/>
        </w:rPr>
        <w:t xml:space="preserve"> </w:t>
      </w:r>
      <w:r w:rsidR="00A34344" w:rsidRPr="00507769">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sidRPr="00507769">
        <w:rPr>
          <w:shd w:val="clear" w:color="auto" w:fill="FFFFFF"/>
        </w:rPr>
        <w:instrText xml:space="preserve"> ADDIN EN.CITE </w:instrText>
      </w:r>
      <w:r w:rsidR="00A34344" w:rsidRPr="00507769">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sidRPr="00507769">
        <w:rPr>
          <w:shd w:val="clear" w:color="auto" w:fill="FFFFFF"/>
        </w:rPr>
        <w:instrText xml:space="preserve"> ADDIN EN.CITE.DATA </w:instrText>
      </w:r>
      <w:r w:rsidR="00A34344" w:rsidRPr="00507769">
        <w:rPr>
          <w:shd w:val="clear" w:color="auto" w:fill="FFFFFF"/>
        </w:rPr>
      </w:r>
      <w:r w:rsidR="00A34344" w:rsidRPr="00507769">
        <w:rPr>
          <w:shd w:val="clear" w:color="auto" w:fill="FFFFFF"/>
        </w:rPr>
        <w:fldChar w:fldCharType="end"/>
      </w:r>
      <w:r w:rsidR="00A34344" w:rsidRPr="00507769">
        <w:rPr>
          <w:shd w:val="clear" w:color="auto" w:fill="FFFFFF"/>
        </w:rPr>
      </w:r>
      <w:r w:rsidR="00A34344" w:rsidRPr="00507769">
        <w:rPr>
          <w:shd w:val="clear" w:color="auto" w:fill="FFFFFF"/>
        </w:rPr>
        <w:fldChar w:fldCharType="separate"/>
      </w:r>
      <w:r w:rsidR="00A34344" w:rsidRPr="00507769">
        <w:rPr>
          <w:noProof/>
          <w:shd w:val="clear" w:color="auto" w:fill="FFFFFF"/>
        </w:rPr>
        <w:t>(Hayward et al., 2016)</w:t>
      </w:r>
      <w:r w:rsidR="00A34344" w:rsidRPr="00507769">
        <w:rPr>
          <w:shd w:val="clear" w:color="auto" w:fill="FFFFFF"/>
        </w:rPr>
        <w:fldChar w:fldCharType="end"/>
      </w:r>
      <w:r w:rsidR="00E063C0" w:rsidRPr="00507769">
        <w:rPr>
          <w:shd w:val="clear" w:color="auto" w:fill="FFFFFF"/>
        </w:rPr>
        <w:t>.</w:t>
      </w:r>
      <w:r w:rsidR="00A34344" w:rsidRPr="00507769">
        <w:rPr>
          <w:bCs/>
        </w:rPr>
        <w:t xml:space="preserve"> The influence of body mass on dive durations </w:t>
      </w:r>
      <w:r w:rsidR="00F16FD5">
        <w:rPr>
          <w:bCs/>
        </w:rPr>
        <w:t xml:space="preserve">appears to be weaker in ectotherms compared to endotherms </w:t>
      </w:r>
      <w:r w:rsidR="00A34344" w:rsidRPr="00507769">
        <w:rPr>
          <w:bCs/>
        </w:rPr>
        <w:t xml:space="preserve">was originally questioned in ectotherms </w:t>
      </w:r>
      <w:r w:rsidR="00A34344" w:rsidRPr="00507769">
        <w:rPr>
          <w:bCs/>
        </w:rPr>
        <w:fldChar w:fldCharType="begin">
          <w:fldData xml:space="preserve">PEVuZE5vdGU+PENpdGU+PEF1dGhvcj5DYW1wYmVsbDwvQXV0aG9yPjxZZWFyPjIwMTA8L1llYXI+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YXU8L2F1dGgtYWRkcmVzcz48dGl0bGVzPjx0aXRsZT5UaGUgaW5mbHVlbmNlIG9mIGJvZHkgc2l6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</w:fldData>
        </w:fldChar>
      </w:r>
      <w:r w:rsidR="00F16FD5">
        <w:rPr>
          <w:bCs/>
        </w:rPr>
        <w:instrText xml:space="preserve"> ADDIN EN.CITE </w:instrText>
      </w:r>
      <w:r w:rsidR="00F16FD5">
        <w:rPr>
          <w:bCs/>
        </w:rPr>
        <w:fldChar w:fldCharType="begin">
          <w:fldData xml:space="preserve">PEVuZE5vdGU+PENpdGU+PEF1dGhvcj5DYW1wYmVsbDwvQXV0aG9yPjxZZWFyPjIwMTA8L1llYXI+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YXU8L2F1dGgtYWRkcmVzcz48dGl0bGVzPjx0aXRsZT5UaGUgaW5mbHVlbmNlIG9mIGJvZHkgc2l6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</w:fldData>
        </w:fldChar>
      </w:r>
      <w:r w:rsidR="00F16FD5">
        <w:rPr>
          <w:bCs/>
        </w:rPr>
        <w:instrText xml:space="preserve"> ADDIN EN.CITE.DATA </w:instrText>
      </w:r>
      <w:r w:rsidR="00F16FD5">
        <w:rPr>
          <w:bCs/>
        </w:rPr>
      </w:r>
      <w:r w:rsidR="00F16FD5">
        <w:rPr>
          <w:bCs/>
        </w:rPr>
        <w:fldChar w:fldCharType="end"/>
      </w:r>
      <w:r w:rsidR="00A34344" w:rsidRPr="00507769">
        <w:rPr>
          <w:bCs/>
        </w:rPr>
      </w:r>
      <w:r w:rsidR="00A34344" w:rsidRPr="00507769">
        <w:rPr>
          <w:bCs/>
        </w:rPr>
        <w:fldChar w:fldCharType="separate"/>
      </w:r>
      <w:r w:rsidR="00F16FD5">
        <w:rPr>
          <w:bCs/>
          <w:noProof/>
        </w:rPr>
        <w:t>(Brischoux et al., 2008; Campbell et al., 2010b; Mathie and Franklin, 2006)</w:t>
      </w:r>
      <w:r w:rsidR="00A34344" w:rsidRPr="00507769">
        <w:rPr>
          <w:bCs/>
        </w:rPr>
        <w:fldChar w:fldCharType="end"/>
      </w:r>
      <w:r w:rsidR="00A9651F" w:rsidRPr="00507769">
        <w:rPr>
          <w:bCs/>
        </w:rPr>
        <w:t>.</w:t>
      </w:r>
      <w:r w:rsidR="00A34344" w:rsidRPr="00507769">
        <w:rPr>
          <w:bCs/>
        </w:rPr>
        <w:t xml:space="preserve"> </w:t>
      </w:r>
      <w:r w:rsidR="00A9651F" w:rsidRPr="00507769">
        <w:rPr>
          <w:bCs/>
        </w:rPr>
        <w:t>H</w:t>
      </w:r>
      <w:r w:rsidR="00A34344" w:rsidRPr="00507769">
        <w:rPr>
          <w:bCs/>
        </w:rPr>
        <w:t>owever</w:t>
      </w:r>
      <w:r w:rsidR="00A9651F" w:rsidRPr="00507769">
        <w:rPr>
          <w:bCs/>
        </w:rPr>
        <w:t>,</w:t>
      </w:r>
      <w:r w:rsidR="00A34344" w:rsidRPr="00507769">
        <w:rPr>
          <w:bCs/>
        </w:rPr>
        <w:t xml:space="preserve"> </w:t>
      </w:r>
      <w:r w:rsidR="00A34344" w:rsidRPr="00507769">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507769">
        <w:rPr>
          <w:bCs/>
        </w:rPr>
        <w:instrText xml:space="preserve"> ADDIN EN.CITE </w:instrText>
      </w:r>
      <w:r w:rsidR="00A34344" w:rsidRPr="00507769">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507769">
        <w:rPr>
          <w:bCs/>
        </w:rPr>
        <w:instrText xml:space="preserve"> ADDIN EN.CITE.DATA </w:instrText>
      </w:r>
      <w:r w:rsidR="00A34344" w:rsidRPr="00507769">
        <w:rPr>
          <w:bCs/>
        </w:rPr>
      </w:r>
      <w:r w:rsidR="00A34344" w:rsidRPr="00507769">
        <w:rPr>
          <w:bCs/>
        </w:rPr>
        <w:fldChar w:fldCharType="end"/>
      </w:r>
      <w:r w:rsidR="00A34344" w:rsidRPr="00507769">
        <w:rPr>
          <w:bCs/>
        </w:rPr>
      </w:r>
      <w:r w:rsidR="00A34344" w:rsidRPr="00507769">
        <w:rPr>
          <w:bCs/>
        </w:rPr>
        <w:fldChar w:fldCharType="separate"/>
      </w:r>
      <w:r w:rsidR="00A34344" w:rsidRPr="00507769">
        <w:rPr>
          <w:bCs/>
          <w:noProof/>
        </w:rPr>
        <w:t>Hayward et al. (2016)</w:t>
      </w:r>
      <w:r w:rsidR="00A34344" w:rsidRPr="00507769">
        <w:rPr>
          <w:bCs/>
        </w:rPr>
        <w:fldChar w:fldCharType="end"/>
      </w:r>
      <w:r w:rsidR="00A34344" w:rsidRPr="00507769">
        <w:rPr>
          <w:bCs/>
        </w:rPr>
        <w:t xml:space="preserve"> found that after controlling for the effect of </w:t>
      </w:r>
      <w:r w:rsidR="004057D0" w:rsidRPr="00507769">
        <w:rPr>
          <w:bCs/>
        </w:rPr>
        <w:t xml:space="preserve">water </w:t>
      </w:r>
      <w:r w:rsidR="00A34344" w:rsidRPr="00507769">
        <w:rPr>
          <w:bCs/>
        </w:rPr>
        <w:t>temperature, dive durations increase</w:t>
      </w:r>
      <w:r w:rsidR="004057D0" w:rsidRPr="00507769">
        <w:rPr>
          <w:bCs/>
        </w:rPr>
        <w:t>d</w:t>
      </w:r>
      <w:r w:rsidR="00A34344" w:rsidRPr="00507769">
        <w:rPr>
          <w:bCs/>
        </w:rPr>
        <w:t xml:space="preserve"> as a power law with body mass</w:t>
      </w:r>
      <w:r w:rsidR="00F16FD5">
        <w:rPr>
          <w:bCs/>
        </w:rPr>
        <w:t xml:space="preserve"> in ectotherms</w:t>
      </w:r>
      <w:r w:rsidR="00A34344" w:rsidRPr="00507769">
        <w:rPr>
          <w:bCs/>
        </w:rPr>
        <w:t xml:space="preserve">. </w:t>
      </w:r>
      <w:r w:rsidR="00E063C0" w:rsidRPr="00507769">
        <w:rPr>
          <w:shd w:val="clear" w:color="auto" w:fill="FFFFFF"/>
        </w:rPr>
        <w:t>B</w:t>
      </w:r>
      <w:r w:rsidRPr="00507769">
        <w:rPr>
          <w:shd w:val="clear" w:color="auto" w:fill="FFFFFF"/>
        </w:rPr>
        <w:t xml:space="preserve">ody oxygen stores </w:t>
      </w:r>
      <w:r w:rsidR="00262804" w:rsidRPr="00507769">
        <w:rPr>
          <w:shd w:val="clear" w:color="auto" w:fill="FFFFFF"/>
        </w:rPr>
        <w:t xml:space="preserve">typically scale linearly (i.e. isometrically, scaling exponent of 1) with body mass. For example, </w:t>
      </w:r>
      <w:r w:rsidR="00262804" w:rsidRPr="00507769">
        <w:t>estuarine crocodiles can undergo a 20000-fold increase in body size throughout a lifetime (e.g. 0.05 kg hatchling - 1000 kg adult; Grigg and Kirshner, 2015) and a similar increase in lung oxygen stores</w:t>
      </w:r>
      <w:r w:rsidR="002A19AE" w:rsidRPr="00507769">
        <w:rPr>
          <w:bCs/>
        </w:rPr>
        <w:t xml:space="preserve"> </w:t>
      </w:r>
      <w:r w:rsidR="002A19AE" w:rsidRPr="00507769">
        <w:rPr>
          <w:bCs/>
        </w:rPr>
        <w:fldChar w:fldCharType="begin"/>
      </w:r>
      <w:r w:rsidR="002A19AE" w:rsidRPr="00507769">
        <w:rPr>
          <w:bCs/>
        </w:rPr>
        <w:instrText xml:space="preserve"> ADDIN EN.CITE &lt;EndNote&gt;&lt;Cite&gt;&lt;Author&gt;Wright&lt;/Author&gt;&lt;Year&gt;1987&lt;/Year&gt;&lt;RecNum&gt;475&lt;/RecNum&gt;&lt;Prefix&gt;scaling exponent = 0.9`; &lt;/Prefix&gt;&lt;DisplayText&gt;(scaling exponent = 0.9; Wright and Kirshner, 1987)&lt;/DisplayText&gt;&lt;record&gt;&lt;rec-number&gt;475&lt;/rec-number&gt;&lt;foreign-keys&gt;&lt;key app="EN" db-id="tttdpeszc2d2fkevew7v2rskrsra9200wwvx" timestamp="1586141380"&gt;475&lt;/key&gt;&lt;/foreign-keys&gt;&lt;ref-type name="Journal Article"&gt;17&lt;/ref-type&gt;&lt;contributors&gt;&lt;authors&gt;&lt;author&gt;Wright, J. C.&lt;/author&gt;&lt;author&gt;Kirshner, D.&lt;/author&gt;&lt;/authors&gt;&lt;/contributors&gt;&lt;titles&gt;&lt;title&gt;Allometry of lung volume during voluntary submergence in the saltwater crocodile Crocodylus porosus&lt;/title&gt;&lt;secondary-title&gt;Journal of Experimental Biology&lt;/secondary-title&gt;&lt;/titles&gt;&lt;periodical&gt;&lt;full-title&gt;Journal of Experimental Biology&lt;/full-title&gt;&lt;/periodical&gt;&lt;pages&gt;433-436&lt;/pages&gt;&lt;volume&gt;130&lt;/volume&gt;&lt;dates&gt;&lt;year&gt;1987&lt;/year&gt;&lt;/dates&gt;&lt;urls&gt;&lt;/urls&gt;&lt;/record&gt;&lt;/Cite&gt;&lt;/EndNote&gt;</w:instrText>
      </w:r>
      <w:r w:rsidR="002A19AE" w:rsidRPr="00507769">
        <w:rPr>
          <w:bCs/>
        </w:rPr>
        <w:fldChar w:fldCharType="separate"/>
      </w:r>
      <w:r w:rsidR="002A19AE" w:rsidRPr="00507769">
        <w:rPr>
          <w:bCs/>
          <w:noProof/>
        </w:rPr>
        <w:t>(scaling exponent = 0.9; Wright and Kirshner, 1987)</w:t>
      </w:r>
      <w:r w:rsidR="002A19AE" w:rsidRPr="00507769">
        <w:rPr>
          <w:bCs/>
        </w:rPr>
        <w:fldChar w:fldCharType="end"/>
      </w:r>
      <w:r w:rsidR="00262804" w:rsidRPr="00507769">
        <w:rPr>
          <w:bCs/>
        </w:rPr>
        <w:t xml:space="preserve">. In contrast </w:t>
      </w:r>
      <w:r w:rsidR="00B848D8" w:rsidRPr="00507769">
        <w:rPr>
          <w:bCs/>
        </w:rPr>
        <w:t>to</w:t>
      </w:r>
      <w:r w:rsidR="00262804" w:rsidRPr="00507769">
        <w:rPr>
          <w:bCs/>
        </w:rPr>
        <w:t xml:space="preserve"> body oxygen stores, metabolic rate scales allometrically with body mass with an exponent of approximately 0.75</w:t>
      </w:r>
      <w:r w:rsidR="004057D0" w:rsidRPr="00507769">
        <w:rPr>
          <w:bCs/>
        </w:rPr>
        <w:t xml:space="preserve"> </w:t>
      </w:r>
      <w:r w:rsidR="004057D0" w:rsidRPr="00507769">
        <w:rPr>
          <w:bCs/>
        </w:rPr>
        <w:fldChar w:fldCharType="begin"/>
      </w:r>
      <w:r w:rsidR="004057D0" w:rsidRPr="00507769">
        <w:rPr>
          <w:bCs/>
        </w:rPr>
        <w:instrText xml:space="preserve"> ADDIN EN.CITE &lt;EndNote&gt;&lt;Cite&gt;&lt;Author&gt;Kleiber&lt;/Author&gt;&lt;Year&gt;1932&lt;/Year&gt;&lt;RecNum&gt;495&lt;/RecNum&gt;&lt;DisplayText&gt;(Kleiber, 1932)&lt;/DisplayText&gt;&lt;record&gt;&lt;rec-number&gt;495&lt;/rec-number&gt;&lt;foreign-keys&gt;&lt;key app="EN" db-id="tttdpeszc2d2fkevew7v2rskrsra9200wwvx" timestamp="1587514945"&gt;495&lt;/key&gt;&lt;/foreign-keys&gt;&lt;ref-type name="Journal Article"&gt;17&lt;/ref-type&gt;&lt;contributors&gt;&lt;authors&gt;&lt;author&gt;Kleiber, M.&lt;/author&gt;&lt;/authors&gt;&lt;/contributors&gt;&lt;titles&gt;&lt;title&gt;Body size and metabolism&lt;/title&gt;&lt;secondary-title&gt;Hilgardia&lt;/secondary-title&gt;&lt;/titles&gt;&lt;periodical&gt;&lt;full-title&gt;Hilgardia&lt;/full-title&gt;&lt;/periodical&gt;&lt;pages&gt;315-353&lt;/pages&gt;&lt;volume&gt;6&lt;/volume&gt;&lt;dates&gt;&lt;year&gt;1932&lt;/year&gt;&lt;/dates&gt;&lt;urls&gt;&lt;/urls&gt;&lt;/record&gt;&lt;/Cite&gt;&lt;/EndNote&gt;</w:instrText>
      </w:r>
      <w:r w:rsidR="004057D0" w:rsidRPr="00507769">
        <w:rPr>
          <w:bCs/>
        </w:rPr>
        <w:fldChar w:fldCharType="separate"/>
      </w:r>
      <w:r w:rsidR="004057D0" w:rsidRPr="00507769">
        <w:rPr>
          <w:bCs/>
          <w:noProof/>
        </w:rPr>
        <w:t>(Kleiber, 1932)</w:t>
      </w:r>
      <w:r w:rsidR="004057D0" w:rsidRPr="00507769">
        <w:rPr>
          <w:bCs/>
        </w:rPr>
        <w:fldChar w:fldCharType="end"/>
      </w:r>
      <w:r w:rsidR="000B7A78" w:rsidRPr="00507769">
        <w:rPr>
          <w:bCs/>
        </w:rPr>
        <w:t xml:space="preserve">. </w:t>
      </w:r>
      <w:r w:rsidR="00DF66E6" w:rsidRPr="00507769">
        <w:rPr>
          <w:bCs/>
        </w:rPr>
        <w:t>The implications of the differential scaling of oxygen stores and oxygen usage</w:t>
      </w:r>
      <w:r w:rsidR="000B7A78" w:rsidRPr="00507769">
        <w:rPr>
          <w:bCs/>
        </w:rPr>
        <w:t xml:space="preserve"> means that larger div</w:t>
      </w:r>
      <w:r w:rsidR="00A34344" w:rsidRPr="00507769">
        <w:rPr>
          <w:bCs/>
        </w:rPr>
        <w:t>ers</w:t>
      </w:r>
      <w:r w:rsidR="000B7A78" w:rsidRPr="00507769">
        <w:rPr>
          <w:bCs/>
        </w:rPr>
        <w:t xml:space="preserve"> not only have larger </w:t>
      </w:r>
      <w:r w:rsidR="00A34344" w:rsidRPr="00507769">
        <w:rPr>
          <w:bCs/>
        </w:rPr>
        <w:t>oxygen</w:t>
      </w:r>
      <w:r w:rsidR="000B7A78" w:rsidRPr="00507769">
        <w:rPr>
          <w:bCs/>
        </w:rPr>
        <w:t xml:space="preserve"> stores, but they consume these stores more</w:t>
      </w:r>
      <w:r w:rsidR="00227BE8">
        <w:rPr>
          <w:bCs/>
        </w:rPr>
        <w:t xml:space="preserve"> slowly</w:t>
      </w:r>
      <w:r w:rsidR="000B7A78" w:rsidRPr="00507769">
        <w:rPr>
          <w:bCs/>
        </w:rPr>
        <w:t xml:space="preserve">. </w:t>
      </w:r>
      <w:r w:rsidR="00DF66E6" w:rsidRPr="00507769">
        <w:rPr>
          <w:bCs/>
        </w:rPr>
        <w:t>Therefore</w:t>
      </w:r>
      <w:r w:rsidR="004E5FF4" w:rsidRPr="00507769">
        <w:rPr>
          <w:bCs/>
        </w:rPr>
        <w:t xml:space="preserve">, </w:t>
      </w:r>
      <w:r w:rsidR="00DF66E6" w:rsidRPr="00507769">
        <w:rPr>
          <w:bCs/>
        </w:rPr>
        <w:t xml:space="preserve">ADLs are mass-dependent in terms of </w:t>
      </w:r>
      <w:r w:rsidR="0041365D" w:rsidRPr="00507769">
        <w:rPr>
          <w:bCs/>
        </w:rPr>
        <w:t xml:space="preserve">both </w:t>
      </w:r>
      <w:r w:rsidR="00DF66E6" w:rsidRPr="00507769">
        <w:rPr>
          <w:bCs/>
        </w:rPr>
        <w:t xml:space="preserve">oxygen stores and usage, such </w:t>
      </w:r>
      <w:r w:rsidR="004E5FF4" w:rsidRPr="00507769">
        <w:rPr>
          <w:bCs/>
        </w:rPr>
        <w:t xml:space="preserve">that larger animals can remain submerged far longer than smaller animals before needing to surface. </w:t>
      </w:r>
      <w:r w:rsidR="00DF66E6" w:rsidRPr="00507769">
        <w:rPr>
          <w:bCs/>
        </w:rPr>
        <w:t xml:space="preserve">Smaller divers may </w:t>
      </w:r>
      <w:r w:rsidR="0041365D" w:rsidRPr="00507769">
        <w:rPr>
          <w:bCs/>
        </w:rPr>
        <w:t xml:space="preserve">therefore </w:t>
      </w:r>
      <w:r w:rsidR="00DF66E6" w:rsidRPr="00507769">
        <w:rPr>
          <w:bCs/>
        </w:rPr>
        <w:t>be disproportionately affected by increases in temperature due to small body oxygen store</w:t>
      </w:r>
      <w:r w:rsidR="0041365D" w:rsidRPr="00507769">
        <w:rPr>
          <w:bCs/>
        </w:rPr>
        <w:t>s</w:t>
      </w:r>
      <w:r w:rsidR="004F2092" w:rsidRPr="00507769">
        <w:rPr>
          <w:bCs/>
        </w:rPr>
        <w:t xml:space="preserve"> and high mass-specific metabolic rates, however the potential moderating effects of body size remain unexplored. </w:t>
      </w:r>
    </w:p>
    <w:p w14:paraId="2EEF8EE1" w14:textId="642EE87C" w:rsidR="00E71CAC" w:rsidRPr="00507769" w:rsidRDefault="004F2092" w:rsidP="0072347E">
      <w:pPr>
        <w:pStyle w:val="Default"/>
        <w:spacing w:after="160" w:line="276" w:lineRule="auto"/>
        <w:jc w:val="both"/>
      </w:pPr>
      <w:r w:rsidRPr="00507769">
        <w:rPr>
          <w:bCs/>
        </w:rPr>
        <w:lastRenderedPageBreak/>
        <w:tab/>
      </w:r>
      <w:r w:rsidR="00E71CAC" w:rsidRPr="00507769">
        <w:rPr>
          <w:shd w:val="clear" w:color="auto" w:fill="FFFFFF"/>
        </w:rPr>
        <w:t xml:space="preserve">The deleterious effects of climate </w:t>
      </w:r>
      <w:r w:rsidR="00ED72B5" w:rsidRPr="00507769">
        <w:rPr>
          <w:shd w:val="clear" w:color="auto" w:fill="FFFFFF"/>
        </w:rPr>
        <w:t>warming</w:t>
      </w:r>
      <w:r w:rsidR="00E71CAC" w:rsidRPr="00507769">
        <w:rPr>
          <w:shd w:val="clear" w:color="auto" w:fill="FFFFFF"/>
        </w:rPr>
        <w:t xml:space="preserve"> on ectotherm diving behaviour may be counteracted by phenotypic plasticity in the form of thermal </w:t>
      </w:r>
      <w:r w:rsidR="00B14555" w:rsidRPr="00507769">
        <w:rPr>
          <w:shd w:val="clear" w:color="auto" w:fill="FFFFFF"/>
        </w:rPr>
        <w:t>acclimati</w:t>
      </w:r>
      <w:r w:rsidR="00B14555">
        <w:rPr>
          <w:shd w:val="clear" w:color="auto" w:fill="FFFFFF"/>
        </w:rPr>
        <w:t>s</w:t>
      </w:r>
      <w:r w:rsidR="00B14555" w:rsidRPr="00507769">
        <w:rPr>
          <w:shd w:val="clear" w:color="auto" w:fill="FFFFFF"/>
        </w:rPr>
        <w:t xml:space="preserve">ation </w:t>
      </w:r>
      <w:r w:rsidR="00E71CAC" w:rsidRPr="00507769">
        <w:rPr>
          <w:shd w:val="clear" w:color="auto" w:fill="FFFFFF"/>
        </w:rPr>
        <w:t xml:space="preserve">responses </w:t>
      </w:r>
      <w:r w:rsidR="00E71CAC" w:rsidRPr="00507769">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sidRPr="00507769">
        <w:rPr>
          <w:shd w:val="clear" w:color="auto" w:fill="FFFFFF"/>
        </w:rPr>
        <w:instrText xml:space="preserve"> ADDIN EN.CITE </w:instrText>
      </w:r>
      <w:r w:rsidR="00E71CAC" w:rsidRPr="00507769">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sidRPr="00507769">
        <w:rPr>
          <w:shd w:val="clear" w:color="auto" w:fill="FFFFFF"/>
        </w:rPr>
        <w:instrText xml:space="preserve"> ADDIN EN.CITE.DATA </w:instrText>
      </w:r>
      <w:r w:rsidR="00E71CAC" w:rsidRPr="00507769">
        <w:rPr>
          <w:shd w:val="clear" w:color="auto" w:fill="FFFFFF"/>
        </w:rPr>
      </w:r>
      <w:r w:rsidR="00E71CAC" w:rsidRPr="00507769">
        <w:rPr>
          <w:shd w:val="clear" w:color="auto" w:fill="FFFFFF"/>
        </w:rPr>
        <w:fldChar w:fldCharType="end"/>
      </w:r>
      <w:r w:rsidR="00E71CAC" w:rsidRPr="00507769">
        <w:rPr>
          <w:shd w:val="clear" w:color="auto" w:fill="FFFFFF"/>
        </w:rPr>
      </w:r>
      <w:r w:rsidR="00E71CAC" w:rsidRPr="00507769">
        <w:rPr>
          <w:shd w:val="clear" w:color="auto" w:fill="FFFFFF"/>
        </w:rPr>
        <w:fldChar w:fldCharType="separate"/>
      </w:r>
      <w:r w:rsidR="00E71CAC" w:rsidRPr="00507769">
        <w:rPr>
          <w:noProof/>
          <w:shd w:val="clear" w:color="auto" w:fill="FFFFFF"/>
        </w:rPr>
        <w:t>(Seebacher et al., 2015)</w:t>
      </w:r>
      <w:r w:rsidR="00E71CAC" w:rsidRPr="00507769">
        <w:rPr>
          <w:shd w:val="clear" w:color="auto" w:fill="FFFFFF"/>
        </w:rPr>
        <w:fldChar w:fldCharType="end"/>
      </w:r>
      <w:r w:rsidR="00E71CAC" w:rsidRPr="00507769">
        <w:rPr>
          <w:shd w:val="clear" w:color="auto" w:fill="FFFFFF"/>
        </w:rPr>
        <w:t>. The capacity to alter the thermal sensitivity of underlying physiology in response to a changing environment is termed acclimati</w:t>
      </w:r>
      <w:r w:rsidR="007525B8">
        <w:rPr>
          <w:shd w:val="clear" w:color="auto" w:fill="FFFFFF"/>
        </w:rPr>
        <w:t>s</w:t>
      </w:r>
      <w:r w:rsidR="00E71CAC" w:rsidRPr="00507769">
        <w:rPr>
          <w:shd w:val="clear" w:color="auto" w:fill="FFFFFF"/>
        </w:rPr>
        <w:t xml:space="preserve">ation when observed in the field under natural conditions, or alternatively termed acclimation, when observed under experimentally controlled conditions </w:t>
      </w:r>
      <w:r w:rsidR="00E71CAC" w:rsidRPr="00507769">
        <w:rPr>
          <w:shd w:val="clear" w:color="auto" w:fill="FFFFFF"/>
        </w:rPr>
        <w:fldChar w:fldCharType="begin"/>
      </w:r>
      <w:r w:rsidR="00E71CAC" w:rsidRPr="00507769">
        <w:rPr>
          <w:shd w:val="clear" w:color="auto" w:fill="FFFFFF"/>
        </w:rPr>
        <w:instrText xml:space="preserve"> ADDIN EN.CITE &lt;EndNote&gt;&lt;Cite&gt;&lt;Author&gt;Wilson&lt;/Author&gt;&lt;Year&gt;2002&lt;/Year&gt;&lt;RecNum&gt;451&lt;/RecNum&gt;&lt;DisplayText&gt;(Wilson and Franklin, 2002)&lt;/DisplayText&gt;&lt;record&gt;&lt;rec-number&gt;451&lt;/rec-number&gt;&lt;foreign-keys&gt;&lt;key app="EN" db-id="tttdpeszc2d2fkevew7v2rskrsra9200wwvx" timestamp="1585611631"&gt;451&lt;/key&gt;&lt;/foreign-keys&gt;&lt;ref-type name="Journal Article"&gt;17&lt;/ref-type&gt;&lt;contributors&gt;&lt;authors&gt;&lt;author&gt;Wilson, R. S.&lt;/author&gt;&lt;author&gt;Franklin, C. E.&lt;/author&gt;&lt;/authors&gt;&lt;/contributors&gt;&lt;titles&gt;&lt;title&gt;Testing the beneficial acclimation hypothesis&lt;/title&gt;&lt;secondary-title&gt;Trends in Ecology &amp;amp; Evolution&lt;/secondary-title&gt;&lt;/titles&gt;&lt;periodical&gt;&lt;full-title&gt;Trends in Ecology &amp;amp; Evolution&lt;/full-title&gt;&lt;/periodical&gt;&lt;pages&gt;66-70&lt;/pages&gt;&lt;volume&gt;17&lt;/volume&gt;&lt;dates&gt;&lt;year&gt;2002&lt;/year&gt;&lt;/dates&gt;&lt;urls&gt;&lt;/urls&gt;&lt;/record&gt;&lt;/Cite&gt;&lt;/EndNote&gt;</w:instrText>
      </w:r>
      <w:r w:rsidR="00E71CAC" w:rsidRPr="00507769">
        <w:rPr>
          <w:shd w:val="clear" w:color="auto" w:fill="FFFFFF"/>
        </w:rPr>
        <w:fldChar w:fldCharType="separate"/>
      </w:r>
      <w:r w:rsidR="00E71CAC" w:rsidRPr="00507769">
        <w:rPr>
          <w:noProof/>
          <w:shd w:val="clear" w:color="auto" w:fill="FFFFFF"/>
        </w:rPr>
        <w:t>(Wilson and Franklin, 2002)</w:t>
      </w:r>
      <w:r w:rsidR="00E71CAC" w:rsidRPr="00507769">
        <w:rPr>
          <w:shd w:val="clear" w:color="auto" w:fill="FFFFFF"/>
        </w:rPr>
        <w:fldChar w:fldCharType="end"/>
      </w:r>
      <w:r w:rsidR="00E71CAC" w:rsidRPr="00507769">
        <w:rPr>
          <w:shd w:val="clear" w:color="auto" w:fill="FFFFFF"/>
        </w:rPr>
        <w:t>. </w:t>
      </w:r>
      <w:r w:rsidR="00E71CAC" w:rsidRPr="00507769">
        <w:t>Thermal acclimation/acclimati</w:t>
      </w:r>
      <w:r w:rsidR="004E07BA">
        <w:t>s</w:t>
      </w:r>
      <w:r w:rsidR="00E71CAC" w:rsidRPr="00507769">
        <w:t>ation involve</w:t>
      </w:r>
      <w:r w:rsidR="00ED72B5" w:rsidRPr="00507769">
        <w:t>s</w:t>
      </w:r>
      <w:r w:rsidR="00E71CAC" w:rsidRPr="00507769">
        <w:t xml:space="preserve"> physiological remodelling across multiple levels of organismal organisation; from the up- or down-regulation of particular genes </w:t>
      </w:r>
      <w:r w:rsidR="00E71CAC" w:rsidRPr="00507769">
        <w:fldChar w:fldCharType="begin"/>
      </w:r>
      <w:r w:rsidR="00E71CAC" w:rsidRPr="00507769">
        <w:instrText xml:space="preserve"> ADDIN EN.CITE &lt;EndNote&gt;&lt;Cite&gt;&lt;Author&gt;Podrabsky&lt;/Author&gt;&lt;Year&gt;2004&lt;/Year&gt;&lt;RecNum&gt;453&lt;/RecNum&gt;&lt;DisplayText&gt;(Podrabsky and Somero, 2004)&lt;/DisplayText&gt;&lt;record&gt;&lt;rec-number&gt;453&lt;/rec-number&gt;&lt;foreign-keys&gt;&lt;key app="EN" db-id="tttdpeszc2d2fkevew7v2rskrsra9200wwvx" timestamp="1585612035"&gt;453&lt;/key&gt;&lt;/foreign-keys&gt;&lt;ref-type name="Journal Article"&gt;17&lt;/ref-type&gt;&lt;contributors&gt;&lt;authors&gt;&lt;author&gt;Podrabsky, J. E.&lt;/author&gt;&lt;author&gt;Somero, G. N.&lt;/author&gt;&lt;/authors&gt;&lt;/contributors&gt;&lt;titles&gt;&lt;title&gt;Changes in gene expression associated with acclimation to constant temperatures and fluctuating daily temperatures in an annual killifish Austrofundulus limnaeus&lt;/title&gt;&lt;secondary-title&gt;Journal of Experimental Biology&lt;/secondary-title&gt;&lt;/titles&gt;&lt;periodical&gt;&lt;full-title&gt;Journal of Experimental Biology&lt;/full-title&gt;&lt;/periodical&gt;&lt;pages&gt;2237-2254&lt;/pages&gt;&lt;volume&gt;207&lt;/volume&gt;&lt;dates&gt;&lt;year&gt;2004&lt;/year&gt;&lt;/dates&gt;&lt;urls&gt;&lt;/urls&gt;&lt;electronic-resource-num&gt;10.1242/jeb.01016&lt;/electronic-resource-num&gt;&lt;/record&gt;&lt;/Cite&gt;&lt;/EndNote&gt;</w:instrText>
      </w:r>
      <w:r w:rsidR="00E71CAC" w:rsidRPr="00507769">
        <w:fldChar w:fldCharType="separate"/>
      </w:r>
      <w:r w:rsidR="00E71CAC" w:rsidRPr="00507769">
        <w:rPr>
          <w:noProof/>
        </w:rPr>
        <w:t>(Podrabsky and Somero, 2004)</w:t>
      </w:r>
      <w:r w:rsidR="00E71CAC" w:rsidRPr="00507769">
        <w:fldChar w:fldCharType="end"/>
      </w:r>
      <w:r w:rsidR="00E71CAC" w:rsidRPr="00507769">
        <w:t>, to alterations in enzyme reaction rates, mitochondria density</w:t>
      </w:r>
      <w:r w:rsidR="00ED72B5" w:rsidRPr="00507769">
        <w:t>/</w:t>
      </w:r>
      <w:r w:rsidR="00E71CAC" w:rsidRPr="00507769">
        <w:t xml:space="preserve">function, cell membrane thickness, muscle contractility and cardiovascular functioning </w:t>
      </w:r>
      <w:r w:rsidR="00E71CAC" w:rsidRPr="00507769">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rsidRPr="00507769">
        <w:instrText xml:space="preserve"> ADDIN EN.CITE </w:instrText>
      </w:r>
      <w:r w:rsidR="00ED72B5" w:rsidRPr="00507769">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rsidRPr="00507769">
        <w:instrText xml:space="preserve"> ADDIN EN.CITE.DATA </w:instrText>
      </w:r>
      <w:r w:rsidR="00ED72B5" w:rsidRPr="00507769">
        <w:fldChar w:fldCharType="end"/>
      </w:r>
      <w:r w:rsidR="00E71CAC" w:rsidRPr="00507769">
        <w:fldChar w:fldCharType="separate"/>
      </w:r>
      <w:r w:rsidR="00ED72B5" w:rsidRPr="00507769">
        <w:rPr>
          <w:noProof/>
        </w:rPr>
        <w:t>(Glanville and Seebacher, 2006; Keen et al., 2017; Shuman and Coughlin, 2018)</w:t>
      </w:r>
      <w:r w:rsidR="00E71CAC" w:rsidRPr="00507769">
        <w:fldChar w:fldCharType="end"/>
      </w:r>
      <w:r w:rsidR="00E71CAC" w:rsidRPr="00507769">
        <w:t>. In the context of diving at elevated temperatures, thermal acclimation/acclimati</w:t>
      </w:r>
      <w:r w:rsidR="00B14555">
        <w:t>s</w:t>
      </w:r>
      <w:r w:rsidR="00E71CAC" w:rsidRPr="00507769">
        <w:t>ation involves a dampening of thermodynamic effects on metabolism at high temperatures</w:t>
      </w:r>
      <w:r w:rsidR="001E382D">
        <w:t xml:space="preserve"> (Fig. 1)</w:t>
      </w:r>
      <w:r w:rsidR="00E71CAC" w:rsidRPr="00507769">
        <w:t>, so that body oxygen stores are consumed at a slower rate, and/or an increase in body oxygen stores via an upregulation of oxygen-binding proteins (e.g. haemoglobin, myoglobin). Increases in global temperatures and thermal variability are predicted to create or strengthen selection pressure</w:t>
      </w:r>
      <w:r w:rsidR="00FA1FF4" w:rsidRPr="00507769">
        <w:t>s</w:t>
      </w:r>
      <w:r w:rsidR="00E71CAC" w:rsidRPr="00507769">
        <w:t xml:space="preserve"> favouring plastic </w:t>
      </w:r>
      <w:r w:rsidR="001A12FD">
        <w:t xml:space="preserve">or thermally insensitive </w:t>
      </w:r>
      <w:r w:rsidR="00E71CAC" w:rsidRPr="00507769">
        <w:t xml:space="preserve">phenotypes, particularly in long-lived species, like crocodilians, marine turtles and marine iguanas </w:t>
      </w:r>
      <w:r w:rsidR="00E71CAC" w:rsidRPr="00507769">
        <w:fldChar w:fldCharType="begin"/>
      </w:r>
      <w:r w:rsidR="00E71CAC" w:rsidRPr="00507769">
        <w:instrText xml:space="preserve"> ADDIN EN.CITE &lt;EndNote&gt;&lt;Cite&gt;&lt;Author&gt;Kawecki&lt;/Author&gt;&lt;Year&gt;2000&lt;/Year&gt;&lt;RecNum&gt;474&lt;/RecNum&gt;&lt;DisplayText&gt;(Kawecki, 2000)&lt;/DisplayText&gt;&lt;record&gt;&lt;rec-number&gt;474&lt;/rec-number&gt;&lt;foreign-keys&gt;&lt;key app="EN" db-id="tttdpeszc2d2fkevew7v2rskrsra9200wwvx" timestamp="1586140816"&gt;474&lt;/key&gt;&lt;/foreign-keys&gt;&lt;ref-type name="Journal Article"&gt;17&lt;/ref-type&gt;&lt;contributors&gt;&lt;authors&gt;&lt;author&gt;Kawecki, T. J.&lt;/author&gt;&lt;/authors&gt;&lt;/contributors&gt;&lt;titles&gt;&lt;title&gt;The evolution of canalization under fluctuating selection&lt;/title&gt;&lt;secondary-title&gt;Evolution&lt;/secondary-title&gt;&lt;/titles&gt;&lt;periodical&gt;&lt;full-title&gt;Evolution&lt;/full-title&gt;&lt;/periodical&gt;&lt;pages&gt;1-12&lt;/pages&gt;&lt;volume&gt;54&lt;/volume&gt;&lt;dates&gt;&lt;year&gt;2000&lt;/year&gt;&lt;/dates&gt;&lt;urls&gt;&lt;/urls&gt;&lt;/record&gt;&lt;/Cite&gt;&lt;/EndNote&gt;</w:instrText>
      </w:r>
      <w:r w:rsidR="00E71CAC" w:rsidRPr="00507769">
        <w:fldChar w:fldCharType="separate"/>
      </w:r>
      <w:r w:rsidR="00E71CAC" w:rsidRPr="00507769">
        <w:rPr>
          <w:noProof/>
        </w:rPr>
        <w:t>(Kawecki, 2000)</w:t>
      </w:r>
      <w:r w:rsidR="00E71CAC" w:rsidRPr="00507769">
        <w:fldChar w:fldCharType="end"/>
      </w:r>
      <w:r w:rsidR="00E71CAC" w:rsidRPr="00507769">
        <w:t xml:space="preserve">. A changing environment may also favour an increase in phenotypic variability, such that the probability of a beneficial phenotype arising is maximised </w:t>
      </w:r>
      <w:r w:rsidR="00E71CAC" w:rsidRPr="00507769">
        <w:fldChar w:fldCharType="begin"/>
      </w:r>
      <w:r w:rsidR="00E71CAC" w:rsidRPr="00507769">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rsidRPr="00507769">
        <w:fldChar w:fldCharType="separate"/>
      </w:r>
      <w:r w:rsidR="00E71CAC" w:rsidRPr="00507769">
        <w:rPr>
          <w:noProof/>
        </w:rPr>
        <w:t>(Hansen et al., 2006)</w:t>
      </w:r>
      <w:r w:rsidR="00E71CAC" w:rsidRPr="00507769">
        <w:fldChar w:fldCharType="end"/>
      </w:r>
      <w:r w:rsidR="00E71CAC" w:rsidRPr="00507769">
        <w:t xml:space="preserve">. Populations with greater phenotypic variation are predicted to cope better with extreme climatic events, like heatwaves, because they are more likely to contain individuals, who by chance, can tolerate the changed conditions </w:t>
      </w:r>
      <w:r w:rsidR="00E71CAC" w:rsidRPr="00507769">
        <w:fldChar w:fldCharType="begin"/>
      </w:r>
      <w:r w:rsidR="00E71CAC" w:rsidRPr="00507769">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rsidRPr="00507769">
        <w:fldChar w:fldCharType="separate"/>
      </w:r>
      <w:r w:rsidR="00E71CAC" w:rsidRPr="00507769">
        <w:rPr>
          <w:noProof/>
        </w:rPr>
        <w:t>(Hansen et al., 2006)</w:t>
      </w:r>
      <w:r w:rsidR="00E71CAC" w:rsidRPr="00507769">
        <w:fldChar w:fldCharType="end"/>
      </w:r>
      <w:r w:rsidR="00E71CAC" w:rsidRPr="00507769">
        <w:t>. Indeed, increases in developmental temperatures have been shown to increase phenotypic variability in fishes, with larger temperature changes seeing greater increases in phenotypic varia</w:t>
      </w:r>
      <w:r w:rsidR="00FA1FF4" w:rsidRPr="00507769">
        <w:t>nce</w:t>
      </w:r>
      <w:r w:rsidR="00E71CAC" w:rsidRPr="00507769">
        <w:t xml:space="preserve"> </w:t>
      </w:r>
      <w:r w:rsidR="00E71CAC" w:rsidRPr="00507769">
        <w:fldChar w:fldCharType="begin"/>
      </w:r>
      <w:r w:rsidR="00AE1E3D" w:rsidRPr="00507769">
        <w:instrText xml:space="preserve"> ADDIN EN.CITE &lt;EndNote&gt;&lt;Cite&gt;&lt;Author&gt;O&amp;apos;Dea&lt;/Author&gt;&lt;Year&gt;2018&lt;/Year&gt;&lt;RecNum&gt;469&lt;/RecNum&gt;&lt;DisplayText&gt;(O&amp;apos;Dea et al., 2018)&lt;/DisplayText&gt;&lt;record&gt;&lt;rec-number&gt;469&lt;/rec-number&gt;&lt;foreign-keys&gt;&lt;key app="EN" db-id="tttdpeszc2d2fkevew7v2rskrsra9200wwvx" timestamp="1586131058"&gt;469&lt;/key&gt;&lt;/foreign-keys&gt;&lt;ref-type name="Journal Article"&gt;17&lt;/ref-type&gt;&lt;contributors&gt;&lt;authors&gt;&lt;author&gt;O&amp;apos;Dea, R. E.&lt;/author&gt;&lt;author&gt;Lagisz, M. &lt;/author&gt;&lt;author&gt;Hendry, A. P.&lt;/author&gt;&lt;author&gt;Nakagawa, S.&lt;/author&gt;&lt;/authors&gt;&lt;/contributors&gt;&lt;titles&gt;&lt;title&gt;Developmental temperature affects phenotypic means and variability: A meta‐analysis of fish data&lt;/title&gt;&lt;secondary-title&gt;Fish and Fisheries&lt;/secondary-title&gt;&lt;/titles&gt;&lt;periodical&gt;&lt;full-title&gt;Fish and Fisheries&lt;/full-title&gt;&lt;/periodical&gt;&lt;pages&gt;1005-1022&lt;/pages&gt;&lt;volume&gt;20&lt;/volume&gt;&lt;dates&gt;&lt;year&gt;2018&lt;/year&gt;&lt;/dates&gt;&lt;urls&gt;&lt;/urls&gt;&lt;electronic-resource-num&gt;10.1111/faf.12394&lt;/electronic-resource-num&gt;&lt;/record&gt;&lt;/Cite&gt;&lt;/EndNote&gt;</w:instrText>
      </w:r>
      <w:r w:rsidR="00E71CAC" w:rsidRPr="00507769">
        <w:fldChar w:fldCharType="separate"/>
      </w:r>
      <w:r w:rsidR="00E71CAC" w:rsidRPr="00507769">
        <w:rPr>
          <w:noProof/>
        </w:rPr>
        <w:t>(O'Dea et al., 2018)</w:t>
      </w:r>
      <w:r w:rsidR="00E71CAC" w:rsidRPr="00507769">
        <w:fldChar w:fldCharType="end"/>
      </w:r>
      <w:r w:rsidR="00E71CAC" w:rsidRPr="00507769">
        <w:t xml:space="preserve">. However, it remains unknown if rises in </w:t>
      </w:r>
      <w:r w:rsidR="00B801C8" w:rsidRPr="00507769">
        <w:t xml:space="preserve">water </w:t>
      </w:r>
      <w:r w:rsidR="00E71CAC" w:rsidRPr="00507769">
        <w:t>temperature increase phenotypic varia</w:t>
      </w:r>
      <w:r w:rsidR="00FA1FF4" w:rsidRPr="00507769">
        <w:t>nce</w:t>
      </w:r>
      <w:r w:rsidR="00E71CAC" w:rsidRPr="00507769">
        <w:t xml:space="preserve"> with respect to diving, despite the adaptive potential of this response. </w:t>
      </w:r>
    </w:p>
    <w:p w14:paraId="5E31BE6A" w14:textId="2C258359" w:rsidR="000C176F" w:rsidRPr="00507769" w:rsidRDefault="004F2092" w:rsidP="00C24F72">
      <w:pPr>
        <w:pStyle w:val="Default"/>
        <w:spacing w:line="276" w:lineRule="auto"/>
        <w:ind w:firstLine="720"/>
        <w:jc w:val="both"/>
      </w:pPr>
      <w:r w:rsidRPr="00507769">
        <w:rPr>
          <w:bCs/>
        </w:rPr>
        <w:t>Although it is recognised that climate warming presents a major threat to the persisten</w:t>
      </w:r>
      <w:r w:rsidR="00A6416E" w:rsidRPr="00507769">
        <w:rPr>
          <w:bCs/>
        </w:rPr>
        <w:t>ce</w:t>
      </w:r>
      <w:r w:rsidRPr="00507769">
        <w:rPr>
          <w:bCs/>
        </w:rPr>
        <w:t xml:space="preserve"> of many ectothermic species, the effects of elevated temperature on diving has been largely overlooked. Diving species depend on their capacity to remain submerged to perform a myriad of fitness-related activities, such as foraging, prey-pursuit, predator-</w:t>
      </w:r>
      <w:proofErr w:type="gramStart"/>
      <w:r w:rsidRPr="00507769">
        <w:rPr>
          <w:bCs/>
        </w:rPr>
        <w:t>avoidance</w:t>
      </w:r>
      <w:proofErr w:type="gramEnd"/>
      <w:r w:rsidRPr="00507769">
        <w:rPr>
          <w:bCs/>
        </w:rPr>
        <w:t xml:space="preserve"> and key social interactions. </w:t>
      </w:r>
      <w:r w:rsidR="000C176F" w:rsidRPr="00507769">
        <w:rPr>
          <w:shd w:val="clear" w:color="auto" w:fill="FFFFFF"/>
        </w:rPr>
        <w:t xml:space="preserve">Two reviews </w:t>
      </w:r>
      <w:r w:rsidR="00227BE8">
        <w:rPr>
          <w:shd w:val="clear" w:color="auto" w:fill="FFFFFF"/>
        </w:rPr>
        <w:t>report t</w:t>
      </w:r>
      <w:r w:rsidR="000C176F" w:rsidRPr="00507769">
        <w:rPr>
          <w:shd w:val="clear" w:color="auto" w:fill="FFFFFF"/>
        </w:rPr>
        <w:t>hat dive duration</w:t>
      </w:r>
      <w:r w:rsidR="00980B0A" w:rsidRPr="00507769">
        <w:rPr>
          <w:shd w:val="clear" w:color="auto" w:fill="FFFFFF"/>
        </w:rPr>
        <w:t>s</w:t>
      </w:r>
      <w:r w:rsidR="000C176F" w:rsidRPr="00507769">
        <w:rPr>
          <w:shd w:val="clear" w:color="auto" w:fill="FFFFFF"/>
        </w:rPr>
        <w:t xml:space="preserve"> tend to decrease as temperatures rise </w:t>
      </w:r>
      <w:r w:rsidR="00213937" w:rsidRPr="00507769">
        <w:rPr>
          <w:shd w:val="clear" w:color="auto" w:fill="FFFFFF"/>
        </w:rPr>
        <w:t xml:space="preserve">in </w:t>
      </w:r>
      <w:r w:rsidR="000C176F" w:rsidRPr="00507769">
        <w:rPr>
          <w:shd w:val="clear" w:color="auto" w:fill="FFFFFF"/>
        </w:rPr>
        <w:t>ectotherm</w:t>
      </w:r>
      <w:r w:rsidR="00BB7002">
        <w:rPr>
          <w:shd w:val="clear" w:color="auto" w:fill="FFFFFF"/>
        </w:rPr>
        <w:t>ic vertebrate</w:t>
      </w:r>
      <w:r w:rsidR="00227BE8">
        <w:rPr>
          <w:shd w:val="clear" w:color="auto" w:fill="FFFFFF"/>
        </w:rPr>
        <w:t>s</w:t>
      </w:r>
      <w:r w:rsidR="00B155A3" w:rsidRPr="00507769">
        <w:rPr>
          <w:shd w:val="clear" w:color="auto" w:fill="FFFFFF"/>
        </w:rPr>
        <w:t xml:space="preserve"> </w:t>
      </w:r>
      <w:r w:rsidR="00B155A3" w:rsidRPr="00507769">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507769">
        <w:rPr>
          <w:shd w:val="clear" w:color="auto" w:fill="FFFFFF"/>
        </w:rPr>
        <w:instrText xml:space="preserve"> ADDIN EN.CITE </w:instrText>
      </w:r>
      <w:r w:rsidR="00B155A3" w:rsidRPr="00507769">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507769">
        <w:rPr>
          <w:shd w:val="clear" w:color="auto" w:fill="FFFFFF"/>
        </w:rPr>
        <w:instrText xml:space="preserve"> ADDIN EN.CITE.DATA </w:instrText>
      </w:r>
      <w:r w:rsidR="00B155A3" w:rsidRPr="00507769">
        <w:rPr>
          <w:shd w:val="clear" w:color="auto" w:fill="FFFFFF"/>
        </w:rPr>
      </w:r>
      <w:r w:rsidR="00B155A3" w:rsidRPr="00507769">
        <w:rPr>
          <w:shd w:val="clear" w:color="auto" w:fill="FFFFFF"/>
        </w:rPr>
        <w:fldChar w:fldCharType="end"/>
      </w:r>
      <w:r w:rsidR="00B155A3" w:rsidRPr="00507769">
        <w:rPr>
          <w:shd w:val="clear" w:color="auto" w:fill="FFFFFF"/>
        </w:rPr>
      </w:r>
      <w:r w:rsidR="00B155A3" w:rsidRPr="00507769">
        <w:rPr>
          <w:shd w:val="clear" w:color="auto" w:fill="FFFFFF"/>
        </w:rPr>
        <w:fldChar w:fldCharType="separate"/>
      </w:r>
      <w:r w:rsidR="00B155A3" w:rsidRPr="00507769">
        <w:rPr>
          <w:noProof/>
          <w:shd w:val="clear" w:color="auto" w:fill="FFFFFF"/>
        </w:rPr>
        <w:t>(Hayward et al., 2016; Jackson, 2007)</w:t>
      </w:r>
      <w:r w:rsidR="00B155A3" w:rsidRPr="00507769">
        <w:rPr>
          <w:shd w:val="clear" w:color="auto" w:fill="FFFFFF"/>
        </w:rPr>
        <w:fldChar w:fldCharType="end"/>
      </w:r>
      <w:r w:rsidR="000C176F" w:rsidRPr="00507769">
        <w:rPr>
          <w:shd w:val="clear" w:color="auto" w:fill="FFFFFF"/>
        </w:rPr>
        <w:t>, but</w:t>
      </w:r>
      <w:r w:rsidR="00213937" w:rsidRPr="00507769">
        <w:rPr>
          <w:shd w:val="clear" w:color="auto" w:fill="FFFFFF"/>
        </w:rPr>
        <w:t xml:space="preserve"> a</w:t>
      </w:r>
      <w:r w:rsidR="000C176F" w:rsidRPr="00507769">
        <w:rPr>
          <w:shd w:val="clear" w:color="auto" w:fill="FFFFFF"/>
        </w:rPr>
        <w:t xml:space="preserve"> systematic review</w:t>
      </w:r>
      <w:r w:rsidRPr="00507769">
        <w:rPr>
          <w:shd w:val="clear" w:color="auto" w:fill="FFFFFF"/>
        </w:rPr>
        <w:t>, with a focus on climate warming,</w:t>
      </w:r>
      <w:r w:rsidR="000C176F" w:rsidRPr="00507769">
        <w:rPr>
          <w:shd w:val="clear" w:color="auto" w:fill="FFFFFF"/>
        </w:rPr>
        <w:t xml:space="preserve"> has not yet been conducted. </w:t>
      </w:r>
      <w:r w:rsidR="00AE3E85" w:rsidRPr="00507769">
        <w:t>Here, we test whether diving is t</w:t>
      </w:r>
      <w:r w:rsidR="00F3082E" w:rsidRPr="00507769">
        <w:t>hermally</w:t>
      </w:r>
      <w:r w:rsidR="00AE3E85" w:rsidRPr="00507769">
        <w:t xml:space="preserve"> sensitive in ectotherms using meta-analytic methods</w:t>
      </w:r>
      <w:r w:rsidR="000C176F" w:rsidRPr="00507769">
        <w:t xml:space="preserve">. Specifically, we tested the following </w:t>
      </w:r>
      <w:r w:rsidR="00C846C6" w:rsidRPr="00507769">
        <w:t>predictions</w:t>
      </w:r>
      <w:r w:rsidR="000C176F" w:rsidRPr="00507769">
        <w:t xml:space="preserve">: </w:t>
      </w:r>
      <w:r w:rsidR="00C846C6" w:rsidRPr="00507769">
        <w:t xml:space="preserve">(i) </w:t>
      </w:r>
      <w:r w:rsidR="00171879" w:rsidRPr="00507769">
        <w:t>increases in temperature decrease</w:t>
      </w:r>
      <w:r w:rsidR="008E2512" w:rsidRPr="00507769">
        <w:t xml:space="preserve"> mean</w:t>
      </w:r>
      <w:r w:rsidR="00171879" w:rsidRPr="00507769">
        <w:t xml:space="preserve"> dive durations</w:t>
      </w:r>
      <w:r w:rsidR="00C24F72" w:rsidRPr="00507769">
        <w:t xml:space="preserve"> in both laboratory and natural field settings</w:t>
      </w:r>
      <w:r w:rsidR="00171879" w:rsidRPr="00507769">
        <w:t>,</w:t>
      </w:r>
      <w:r w:rsidR="00E47E87" w:rsidRPr="00507769">
        <w:t xml:space="preserve"> </w:t>
      </w:r>
      <w:r w:rsidR="00171879" w:rsidRPr="00507769">
        <w:t>(ii) larger increases in temperature will exert a stronger effect on</w:t>
      </w:r>
      <w:r w:rsidR="008E2512" w:rsidRPr="00507769">
        <w:t xml:space="preserve"> mean</w:t>
      </w:r>
      <w:r w:rsidR="00171879" w:rsidRPr="00507769">
        <w:t xml:space="preserve"> dive durations,</w:t>
      </w:r>
      <w:r w:rsidR="00776FAE" w:rsidRPr="00507769">
        <w:t xml:space="preserve"> </w:t>
      </w:r>
      <w:r w:rsidR="00171879" w:rsidRPr="00507769">
        <w:t xml:space="preserve">(iii) </w:t>
      </w:r>
      <w:r w:rsidR="00776FAE" w:rsidRPr="00507769">
        <w:t>the effects of temperature on mean dive durations will be weaker in bimodal breathers compared to aerial breathers, (iv) the effects of temperature on mean dive durations will be weaker in larger (in terms of body mass) divers compared to smaller divers,</w:t>
      </w:r>
      <w:r w:rsidR="00C24F72" w:rsidRPr="00507769">
        <w:t xml:space="preserve"> and</w:t>
      </w:r>
      <w:r w:rsidR="00776FAE" w:rsidRPr="00507769">
        <w:t xml:space="preserve"> (v) chronic exposure to elevated temperature will blunt (i.e. lessen) the effects of temperature on mean dive durations. Because changing environments can also impact phenotypic variability, we </w:t>
      </w:r>
      <w:r w:rsidR="00846697" w:rsidRPr="00507769">
        <w:t xml:space="preserve">also </w:t>
      </w:r>
      <w:r w:rsidR="00776FAE" w:rsidRPr="00507769">
        <w:t xml:space="preserve">explored how elevated temperatures and moderating variables </w:t>
      </w:r>
      <w:r w:rsidR="00776FAE" w:rsidRPr="00507769">
        <w:lastRenderedPageBreak/>
        <w:t xml:space="preserve">(i.e. magnitude of temperature increase, breathing mode and body size) affect variability in dive durations. </w:t>
      </w:r>
      <w:r w:rsidR="000C176F" w:rsidRPr="00507769">
        <w:t>These finding were</w:t>
      </w:r>
      <w:r w:rsidR="002A19AE" w:rsidRPr="00507769">
        <w:t xml:space="preserve"> then</w:t>
      </w:r>
      <w:r w:rsidR="000C176F" w:rsidRPr="00507769">
        <w:t xml:space="preserve"> used to </w:t>
      </w:r>
      <w:r w:rsidR="00FA1FF4" w:rsidRPr="00507769">
        <w:t>understand</w:t>
      </w:r>
      <w:r w:rsidR="000C176F" w:rsidRPr="00507769">
        <w:t xml:space="preserve"> how much underwater time could be lost to climate warming and how diving, ectothermic vertebrates may fare in a warmer world. </w:t>
      </w:r>
    </w:p>
    <w:p w14:paraId="1145FECD" w14:textId="3562CE56" w:rsidR="000C176F" w:rsidRPr="00507769" w:rsidRDefault="000C176F" w:rsidP="00CA7277">
      <w:pPr>
        <w:pStyle w:val="Default"/>
        <w:spacing w:line="276" w:lineRule="auto"/>
        <w:jc w:val="both"/>
      </w:pPr>
    </w:p>
    <w:p w14:paraId="42A41CCA" w14:textId="65B49049" w:rsidR="00776FAE" w:rsidRPr="00507769" w:rsidRDefault="00776FAE" w:rsidP="00CA7277">
      <w:pPr>
        <w:jc w:val="both"/>
        <w:rPr>
          <w:rFonts w:ascii="Times New Roman" w:hAnsi="Times New Roman" w:cs="Times New Roman"/>
          <w:b/>
          <w:bCs/>
          <w:sz w:val="24"/>
          <w:szCs w:val="24"/>
          <w:lang w:val="en-US"/>
        </w:rPr>
      </w:pPr>
    </w:p>
    <w:p w14:paraId="5C92DE50" w14:textId="6848223B" w:rsidR="004E3B0B" w:rsidRPr="00507769" w:rsidRDefault="00766CE7"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Materials and m</w:t>
      </w:r>
      <w:r w:rsidR="004E3B0B" w:rsidRPr="00507769">
        <w:rPr>
          <w:rFonts w:ascii="Times New Roman" w:hAnsi="Times New Roman" w:cs="Times New Roman"/>
          <w:b/>
          <w:bCs/>
          <w:sz w:val="24"/>
          <w:szCs w:val="24"/>
          <w:lang w:val="en-US"/>
        </w:rPr>
        <w:t>ethods</w:t>
      </w:r>
    </w:p>
    <w:p w14:paraId="0967793C" w14:textId="21BA42F2" w:rsidR="004E3B0B" w:rsidRPr="00507769" w:rsidRDefault="004E3B0B" w:rsidP="00CA7277">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Literature search and data extraction</w:t>
      </w:r>
    </w:p>
    <w:p w14:paraId="61A2A1ED" w14:textId="705B18F2" w:rsidR="004E3B0B" w:rsidRPr="00507769" w:rsidRDefault="00693A79" w:rsidP="001B6959">
      <w:pPr>
        <w:spacing w:line="276" w:lineRule="auto"/>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We searched for experimental studies that measured dive durations (i.e. minutes submerged) in diving vertebrates at two more water temperatures. Searches were conducted</w:t>
      </w:r>
      <w:r w:rsidR="004E3B0B" w:rsidRPr="00507769">
        <w:rPr>
          <w:rFonts w:ascii="Times New Roman" w:hAnsi="Times New Roman" w:cs="Times New Roman"/>
          <w:sz w:val="24"/>
          <w:szCs w:val="24"/>
          <w:lang w:val="en-US"/>
        </w:rPr>
        <w:t xml:space="preserve"> using Scopus and Web of Science's (WoS) core collection on 25 February 2020. We used the following search strings: </w:t>
      </w:r>
      <w:bookmarkStart w:id="4" w:name="_Hlk38459135"/>
      <w:r w:rsidR="004E3B0B" w:rsidRPr="00507769">
        <w:rPr>
          <w:rFonts w:ascii="Times New Roman" w:hAnsi="Times New Roman" w:cs="Times New Roman"/>
          <w:sz w:val="24"/>
          <w:szCs w:val="24"/>
          <w:lang w:val="en-US"/>
        </w:rPr>
        <w:t>TOPIC: (“dive” OR “diving”) AND (“temperature” OR “thermal” OR “season*”) AND (“ectotherm*” OR “reptile*” OR “*snake*” OR “turtle*” OR “crocod*” OR “newt*</w:t>
      </w:r>
      <w:r w:rsidR="004E4C36">
        <w:rPr>
          <w:rFonts w:ascii="Times New Roman" w:hAnsi="Times New Roman" w:cs="Times New Roman"/>
          <w:sz w:val="24"/>
          <w:szCs w:val="24"/>
          <w:lang w:val="en-US"/>
        </w:rPr>
        <w:t xml:space="preserve"> OR alligator OR caiman</w:t>
      </w:r>
      <w:r w:rsidR="004E3B0B" w:rsidRPr="00507769">
        <w:rPr>
          <w:rFonts w:ascii="Times New Roman" w:hAnsi="Times New Roman" w:cs="Times New Roman"/>
          <w:sz w:val="24"/>
          <w:szCs w:val="24"/>
          <w:lang w:val="en-US"/>
        </w:rPr>
        <w:t>”) in WoS and TITLE-ABS-KEY (“dive” OR “diving”) AND (“temperature” OR “thermal” OR “season*”) AND (“ectotherm*” OR “reptile*” OR “*snake*” OR “turtle*” OR “crocod*” OR “newt*”) in Scopus</w:t>
      </w:r>
      <w:bookmarkEnd w:id="4"/>
      <w:r w:rsidR="004E3B0B" w:rsidRPr="00507769">
        <w:rPr>
          <w:rFonts w:ascii="Times New Roman" w:hAnsi="Times New Roman" w:cs="Times New Roman"/>
          <w:sz w:val="24"/>
          <w:szCs w:val="24"/>
          <w:lang w:val="en-US"/>
        </w:rPr>
        <w:t xml:space="preserve">. </w:t>
      </w:r>
    </w:p>
    <w:p w14:paraId="372AE49A" w14:textId="0237F737" w:rsidR="004E3B0B" w:rsidRPr="00507769" w:rsidRDefault="004E3B0B" w:rsidP="00173C12">
      <w:pPr>
        <w:spacing w:line="276" w:lineRule="auto"/>
        <w:ind w:firstLine="72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We identified 225 and 222 studies meeting the search criteria in Scopus and WoS, respectively. A total of 149 duplicates (115 identified in EndNote, 32 identified in Rayyan) were removed leaving us with 298 papers for title and abstract screening. We cross-referenced this search with three major reviews:</w:t>
      </w:r>
      <w:r w:rsidR="00E17A80" w:rsidRPr="00507769">
        <w:rPr>
          <w:rFonts w:ascii="Times New Roman" w:hAnsi="Times New Roman" w:cs="Times New Roman"/>
          <w:sz w:val="24"/>
          <w:szCs w:val="24"/>
          <w:lang w:val="en-US"/>
        </w:rPr>
        <w:t xml:space="preserve"> </w:t>
      </w:r>
      <w:r w:rsidR="00E17A80" w:rsidRPr="00507769">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sidRPr="00507769">
        <w:rPr>
          <w:rFonts w:ascii="Times New Roman" w:hAnsi="Times New Roman" w:cs="Times New Roman"/>
          <w:sz w:val="24"/>
          <w:szCs w:val="24"/>
          <w:lang w:val="en-US"/>
        </w:rPr>
        <w:instrText xml:space="preserve"> ADDIN EN.CITE </w:instrText>
      </w:r>
      <w:r w:rsidR="00E17A80" w:rsidRPr="00507769">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sidRPr="00507769">
        <w:rPr>
          <w:rFonts w:ascii="Times New Roman" w:hAnsi="Times New Roman" w:cs="Times New Roman"/>
          <w:sz w:val="24"/>
          <w:szCs w:val="24"/>
          <w:lang w:val="en-US"/>
        </w:rPr>
        <w:instrText xml:space="preserve"> ADDIN EN.CITE.DATA </w:instrText>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end"/>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separate"/>
      </w:r>
      <w:r w:rsidR="00E17A80" w:rsidRPr="00507769">
        <w:rPr>
          <w:rFonts w:ascii="Times New Roman" w:hAnsi="Times New Roman" w:cs="Times New Roman"/>
          <w:noProof/>
          <w:sz w:val="24"/>
          <w:szCs w:val="24"/>
          <w:lang w:val="en-US"/>
        </w:rPr>
        <w:t>Jackson (2007)</w:t>
      </w:r>
      <w:r w:rsidR="00E17A80"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w:t>
      </w:r>
      <w:r w:rsidR="00E17A80" w:rsidRPr="00507769">
        <w:rPr>
          <w:rFonts w:ascii="Times New Roman" w:hAnsi="Times New Roman" w:cs="Times New Roman"/>
          <w:sz w:val="24"/>
          <w:szCs w:val="24"/>
          <w:lang w:val="en-US"/>
        </w:rPr>
        <w:fldChar w:fldCharType="begin"/>
      </w:r>
      <w:r w:rsidR="00E17A80" w:rsidRPr="00507769">
        <w:rPr>
          <w:rFonts w:ascii="Times New Roman" w:hAnsi="Times New Roman" w:cs="Times New Roman"/>
          <w:sz w:val="24"/>
          <w:szCs w:val="24"/>
          <w:lang w:val="en-US"/>
        </w:rPr>
        <w:instrText xml:space="preserve"> ADDIN EN.CITE &lt;EndNote&gt;&lt;Cite AuthorYear="1"&gt;&lt;Author&gt;Brischoux&lt;/Author&gt;&lt;Year&gt;2008&lt;/Year&gt;&lt;RecNum&gt;463&lt;/RecNum&gt;&lt;DisplayText&gt;Brischoux et al. (2008)&lt;/DisplayText&gt;&lt;record&gt;&lt;rec-number&gt;463&lt;/rec-number&gt;&lt;foreign-keys&gt;&lt;key app="EN" db-id="tttdpeszc2d2fkevew7v2rskrsra9200wwvx" timestamp="1585619401"&gt;463&lt;/key&gt;&lt;/foreign-keys&gt;&lt;ref-type name="Journal Article"&gt;17&lt;/ref-type&gt;&lt;contributors&gt;&lt;authors&gt;&lt;author&gt;Brischoux, F.&lt;/author&gt;&lt;author&gt;Bonnet, X.&lt;/author&gt;&lt;author&gt;Cook, T. R.&lt;/author&gt;&lt;author&gt;Shine, R.&lt;/author&gt;&lt;/authors&gt;&lt;/contributors&gt;&lt;titles&gt;&lt;title&gt;Allometry of diving capacities: ectothermy vs. endothermy&lt;/title&gt;&lt;secondary-title&gt;Journal of Evolutionary Biology&lt;/secondary-title&gt;&lt;/titles&gt;&lt;periodical&gt;&lt;full-title&gt;Journal of Evolutionary Biology&lt;/full-title&gt;&lt;abbr-1&gt;J. Evol. Biol.&lt;/abbr-1&gt;&lt;/periodical&gt;&lt;pages&gt;324-329&lt;/pages&gt;&lt;volume&gt;21&lt;/volume&gt;&lt;dates&gt;&lt;year&gt;2008&lt;/year&gt;&lt;/dates&gt;&lt;urls&gt;&lt;/urls&gt;&lt;/record&gt;&lt;/Cite&gt;&lt;/EndNote&gt;</w:instrText>
      </w:r>
      <w:r w:rsidR="00E17A80" w:rsidRPr="00507769">
        <w:rPr>
          <w:rFonts w:ascii="Times New Roman" w:hAnsi="Times New Roman" w:cs="Times New Roman"/>
          <w:sz w:val="24"/>
          <w:szCs w:val="24"/>
          <w:lang w:val="en-US"/>
        </w:rPr>
        <w:fldChar w:fldCharType="separate"/>
      </w:r>
      <w:r w:rsidR="00E17A80" w:rsidRPr="00507769">
        <w:rPr>
          <w:rFonts w:ascii="Times New Roman" w:hAnsi="Times New Roman" w:cs="Times New Roman"/>
          <w:noProof/>
          <w:sz w:val="24"/>
          <w:szCs w:val="24"/>
          <w:lang w:val="en-US"/>
        </w:rPr>
        <w:t>Brischoux et al. (2008)</w:t>
      </w:r>
      <w:r w:rsidR="00E17A80"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and </w:t>
      </w:r>
      <w:r w:rsidR="00E17A80" w:rsidRPr="00507769">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sidRPr="00507769">
        <w:rPr>
          <w:rFonts w:ascii="Times New Roman" w:hAnsi="Times New Roman" w:cs="Times New Roman"/>
          <w:sz w:val="24"/>
          <w:szCs w:val="24"/>
          <w:lang w:val="en-US"/>
        </w:rPr>
        <w:instrText xml:space="preserve"> ADDIN EN.CITE </w:instrText>
      </w:r>
      <w:r w:rsidR="00E17A80" w:rsidRPr="00507769">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sidRPr="00507769">
        <w:rPr>
          <w:rFonts w:ascii="Times New Roman" w:hAnsi="Times New Roman" w:cs="Times New Roman"/>
          <w:sz w:val="24"/>
          <w:szCs w:val="24"/>
          <w:lang w:val="en-US"/>
        </w:rPr>
        <w:instrText xml:space="preserve"> ADDIN EN.CITE.DATA </w:instrText>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end"/>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separate"/>
      </w:r>
      <w:r w:rsidR="00E17A80" w:rsidRPr="00507769">
        <w:rPr>
          <w:rFonts w:ascii="Times New Roman" w:hAnsi="Times New Roman" w:cs="Times New Roman"/>
          <w:noProof/>
          <w:sz w:val="24"/>
          <w:szCs w:val="24"/>
          <w:lang w:val="en-US"/>
        </w:rPr>
        <w:t>Hayward et al. (2016)</w:t>
      </w:r>
      <w:r w:rsidR="00E17A80"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and included any papers missed in our initial search</w:t>
      </w:r>
      <w:r w:rsidR="00D16606" w:rsidRPr="00507769">
        <w:rPr>
          <w:rFonts w:ascii="Times New Roman" w:hAnsi="Times New Roman" w:cs="Times New Roman"/>
          <w:sz w:val="24"/>
          <w:szCs w:val="24"/>
          <w:lang w:val="en-US"/>
        </w:rPr>
        <w:t xml:space="preserve"> (N = 2)</w:t>
      </w:r>
      <w:r w:rsidRPr="00507769">
        <w:rPr>
          <w:rFonts w:ascii="Times New Roman" w:hAnsi="Times New Roman" w:cs="Times New Roman"/>
          <w:sz w:val="24"/>
          <w:szCs w:val="24"/>
          <w:lang w:val="en-US"/>
        </w:rPr>
        <w:t>. Title and abstract screening was conducted in Rayyan</w:t>
      </w:r>
      <w:r w:rsidR="00FB595F" w:rsidRPr="00507769">
        <w:rPr>
          <w:rFonts w:ascii="Times New Roman" w:hAnsi="Times New Roman" w:cs="Times New Roman"/>
          <w:sz w:val="24"/>
          <w:szCs w:val="24"/>
          <w:lang w:val="en-US"/>
        </w:rPr>
        <w:t xml:space="preserve"> </w:t>
      </w:r>
      <w:r w:rsidR="00FB595F" w:rsidRPr="00507769">
        <w:rPr>
          <w:rFonts w:ascii="Times New Roman" w:hAnsi="Times New Roman" w:cs="Times New Roman"/>
          <w:sz w:val="24"/>
          <w:szCs w:val="24"/>
          <w:lang w:val="en-US"/>
        </w:rPr>
        <w:fldChar w:fldCharType="begin"/>
      </w:r>
      <w:r w:rsidR="00FB595F" w:rsidRPr="00507769">
        <w:rPr>
          <w:rFonts w:ascii="Times New Roman" w:hAnsi="Times New Roman" w:cs="Times New Roman"/>
          <w:sz w:val="24"/>
          <w:szCs w:val="24"/>
          <w:lang w:val="en-US"/>
        </w:rPr>
        <w:instrText xml:space="preserve"> ADDIN EN.CITE &lt;EndNote&gt;&lt;Cite&gt;&lt;Author&gt;Ouzzani&lt;/Author&gt;&lt;Year&gt;2016&lt;/Year&gt;&lt;RecNum&gt;465&lt;/RecNum&gt;&lt;DisplayText&gt;(Ouzzani et al., 2016)&lt;/DisplayText&gt;&lt;record&gt;&lt;rec-number&gt;465&lt;/rec-number&gt;&lt;foreign-keys&gt;&lt;key app="EN" db-id="tttdpeszc2d2fkevew7v2rskrsra9200wwvx" timestamp="1585619672"&gt;465&lt;/key&gt;&lt;/foreign-keys&gt;&lt;ref-type name="Journal Article"&gt;17&lt;/ref-type&gt;&lt;contributors&gt;&lt;authors&gt;&lt;author&gt;Ouzzani, M. &lt;/author&gt;&lt;author&gt;Hammady, H.&lt;/author&gt;&lt;author&gt;Fedorowicz, Z.&lt;/author&gt;&lt;author&gt;Elmagarmid, A. &lt;/author&gt;&lt;/authors&gt;&lt;/contributors&gt;&lt;titles&gt;&lt;title&gt;Rayyan — a web and mobile app for systematic reviews&lt;/title&gt;&lt;secondary-title&gt;Systematic Reviews&lt;/secondary-title&gt;&lt;/titles&gt;&lt;periodical&gt;&lt;full-title&gt;Systematic Reviews&lt;/full-title&gt;&lt;/periodical&gt;&lt;pages&gt;210&lt;/pages&gt;&lt;volume&gt;5&lt;/volume&gt;&lt;dates&gt;&lt;year&gt;2016&lt;/year&gt;&lt;/dates&gt;&lt;urls&gt;&lt;/urls&gt;&lt;electronic-resource-num&gt;10.1186/s13643-016-0384-4.&lt;/electronic-resource-num&gt;&lt;/record&gt;&lt;/Cite&gt;&lt;/EndNote&gt;</w:instrText>
      </w:r>
      <w:r w:rsidR="00FB595F" w:rsidRPr="00507769">
        <w:rPr>
          <w:rFonts w:ascii="Times New Roman" w:hAnsi="Times New Roman" w:cs="Times New Roman"/>
          <w:sz w:val="24"/>
          <w:szCs w:val="24"/>
          <w:lang w:val="en-US"/>
        </w:rPr>
        <w:fldChar w:fldCharType="separate"/>
      </w:r>
      <w:r w:rsidR="00FB595F" w:rsidRPr="00507769">
        <w:rPr>
          <w:rFonts w:ascii="Times New Roman" w:hAnsi="Times New Roman" w:cs="Times New Roman"/>
          <w:noProof/>
          <w:sz w:val="24"/>
          <w:szCs w:val="24"/>
          <w:lang w:val="en-US"/>
        </w:rPr>
        <w:t>(Ouzzani et al., 2016)</w:t>
      </w:r>
      <w:r w:rsidR="00FB595F"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and we excluded studies that: </w:t>
      </w:r>
      <w:r w:rsidR="000B49F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1) were reviews or commentaries (N = 28), </w:t>
      </w:r>
      <w:r w:rsidR="000B49F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2) were not on air-breathing, diving </w:t>
      </w:r>
      <w:r w:rsidR="00F16FD5">
        <w:rPr>
          <w:rFonts w:ascii="Times New Roman" w:hAnsi="Times New Roman" w:cs="Times New Roman"/>
          <w:sz w:val="24"/>
          <w:szCs w:val="24"/>
          <w:lang w:val="en-US"/>
        </w:rPr>
        <w:t xml:space="preserve">vertebrate </w:t>
      </w:r>
      <w:r w:rsidRPr="00507769">
        <w:rPr>
          <w:rFonts w:ascii="Times New Roman" w:hAnsi="Times New Roman" w:cs="Times New Roman"/>
          <w:sz w:val="24"/>
          <w:szCs w:val="24"/>
          <w:lang w:val="en-US"/>
        </w:rPr>
        <w:t xml:space="preserve">ectotherms (N = 33) or </w:t>
      </w:r>
      <w:r w:rsidR="000B49F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3) did not measure </w:t>
      </w:r>
      <w:r w:rsidR="000B49FB" w:rsidRPr="00507769">
        <w:rPr>
          <w:rFonts w:ascii="Times New Roman" w:hAnsi="Times New Roman" w:cs="Times New Roman"/>
          <w:sz w:val="24"/>
          <w:szCs w:val="24"/>
          <w:lang w:val="en-US"/>
        </w:rPr>
        <w:t>voluntary</w:t>
      </w:r>
      <w:r w:rsidRPr="00507769">
        <w:rPr>
          <w:rFonts w:ascii="Times New Roman" w:hAnsi="Times New Roman" w:cs="Times New Roman"/>
          <w:sz w:val="24"/>
          <w:szCs w:val="24"/>
          <w:lang w:val="en-US"/>
        </w:rPr>
        <w:t xml:space="preserve"> dive durations across two or more experimental temperatures or </w:t>
      </w:r>
      <w:r w:rsidR="000B49FB" w:rsidRPr="00507769">
        <w:rPr>
          <w:rFonts w:ascii="Times New Roman" w:hAnsi="Times New Roman" w:cs="Times New Roman"/>
          <w:sz w:val="24"/>
          <w:szCs w:val="24"/>
          <w:lang w:val="en-US"/>
        </w:rPr>
        <w:t xml:space="preserve">field </w:t>
      </w:r>
      <w:r w:rsidRPr="00507769">
        <w:rPr>
          <w:rFonts w:ascii="Times New Roman" w:hAnsi="Times New Roman" w:cs="Times New Roman"/>
          <w:sz w:val="24"/>
          <w:szCs w:val="24"/>
          <w:lang w:val="en-US"/>
        </w:rPr>
        <w:t xml:space="preserve">seasons </w:t>
      </w:r>
      <w:r w:rsidR="0074668D" w:rsidRPr="00507769">
        <w:rPr>
          <w:rFonts w:ascii="Times New Roman" w:hAnsi="Times New Roman" w:cs="Times New Roman"/>
          <w:sz w:val="24"/>
          <w:szCs w:val="24"/>
          <w:lang w:val="en-US"/>
        </w:rPr>
        <w:t xml:space="preserve">under laboratory or field conditions </w:t>
      </w:r>
      <w:r w:rsidRPr="00507769">
        <w:rPr>
          <w:rFonts w:ascii="Times New Roman" w:hAnsi="Times New Roman" w:cs="Times New Roman"/>
          <w:sz w:val="24"/>
          <w:szCs w:val="24"/>
          <w:lang w:val="en-US"/>
        </w:rPr>
        <w:t>(N =</w:t>
      </w:r>
      <w:r w:rsidR="00E97EB3" w:rsidRPr="00507769">
        <w:rPr>
          <w:rFonts w:ascii="Times New Roman" w:hAnsi="Times New Roman" w:cs="Times New Roman"/>
          <w:sz w:val="24"/>
          <w:szCs w:val="24"/>
          <w:lang w:val="en-US"/>
        </w:rPr>
        <w:t xml:space="preserve"> </w:t>
      </w:r>
      <w:r w:rsidRPr="00507769">
        <w:rPr>
          <w:rFonts w:ascii="Times New Roman" w:hAnsi="Times New Roman" w:cs="Times New Roman"/>
          <w:sz w:val="24"/>
          <w:szCs w:val="24"/>
          <w:lang w:val="en-US"/>
        </w:rPr>
        <w:t xml:space="preserve">115). </w:t>
      </w:r>
      <w:r w:rsidR="0072347E" w:rsidRPr="00507769">
        <w:rPr>
          <w:rFonts w:ascii="Times New Roman" w:hAnsi="Times New Roman" w:cs="Times New Roman"/>
          <w:sz w:val="24"/>
          <w:szCs w:val="24"/>
          <w:lang w:val="en-US"/>
        </w:rPr>
        <w:t xml:space="preserve">We excluded studies where animals were forced to dive due to atypical physiological alterations induced by forced submergence </w:t>
      </w:r>
      <w:r w:rsidR="0072347E" w:rsidRPr="00507769">
        <w:rPr>
          <w:rFonts w:ascii="Times New Roman" w:hAnsi="Times New Roman" w:cs="Times New Roman"/>
          <w:sz w:val="24"/>
          <w:szCs w:val="24"/>
          <w:lang w:val="en-US"/>
        </w:rPr>
        <w:fldChar w:fldCharType="begin"/>
      </w:r>
      <w:r w:rsidR="0072347E" w:rsidRPr="00507769">
        <w:rPr>
          <w:rFonts w:ascii="Times New Roman" w:hAnsi="Times New Roman" w:cs="Times New Roman"/>
          <w:sz w:val="24"/>
          <w:szCs w:val="24"/>
          <w:lang w:val="en-US"/>
        </w:rPr>
        <w:instrText xml:space="preserve"> ADDIN EN.CITE &lt;EndNote&gt;&lt;Cite&gt;&lt;Author&gt;Seymour&lt;/Author&gt;&lt;Year&gt;1982&lt;/Year&gt;&lt;RecNum&gt;447&lt;/RecNum&gt;&lt;DisplayText&gt;(Seymour,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Press&lt;/publisher&gt;&lt;urls&gt;&lt;/urls&gt;&lt;/record&gt;&lt;/Cite&gt;&lt;/EndNote&gt;</w:instrText>
      </w:r>
      <w:r w:rsidR="0072347E" w:rsidRPr="00507769">
        <w:rPr>
          <w:rFonts w:ascii="Times New Roman" w:hAnsi="Times New Roman" w:cs="Times New Roman"/>
          <w:sz w:val="24"/>
          <w:szCs w:val="24"/>
          <w:lang w:val="en-US"/>
        </w:rPr>
        <w:fldChar w:fldCharType="separate"/>
      </w:r>
      <w:r w:rsidR="0072347E" w:rsidRPr="00507769">
        <w:rPr>
          <w:rFonts w:ascii="Times New Roman" w:hAnsi="Times New Roman" w:cs="Times New Roman"/>
          <w:noProof/>
          <w:sz w:val="24"/>
          <w:szCs w:val="24"/>
          <w:lang w:val="en-US"/>
        </w:rPr>
        <w:t>(Seymour, 1982)</w:t>
      </w:r>
      <w:r w:rsidR="0072347E" w:rsidRPr="00507769">
        <w:rPr>
          <w:rFonts w:ascii="Times New Roman" w:hAnsi="Times New Roman" w:cs="Times New Roman"/>
          <w:sz w:val="24"/>
          <w:szCs w:val="24"/>
          <w:lang w:val="en-US"/>
        </w:rPr>
        <w:fldChar w:fldCharType="end"/>
      </w:r>
      <w:r w:rsidR="0072347E" w:rsidRPr="00507769">
        <w:rPr>
          <w:rFonts w:ascii="Times New Roman" w:hAnsi="Times New Roman" w:cs="Times New Roman"/>
          <w:sz w:val="24"/>
          <w:szCs w:val="24"/>
          <w:lang w:val="en-US"/>
        </w:rPr>
        <w:t>. Studies on leatherback turtles (</w:t>
      </w:r>
      <w:r w:rsidR="0072347E" w:rsidRPr="00507769">
        <w:rPr>
          <w:rFonts w:ascii="Times New Roman" w:hAnsi="Times New Roman" w:cs="Times New Roman"/>
          <w:i/>
          <w:iCs/>
          <w:sz w:val="24"/>
          <w:szCs w:val="24"/>
          <w:lang w:val="en-US"/>
        </w:rPr>
        <w:t>Dermochelys coriacea</w:t>
      </w:r>
      <w:r w:rsidR="0072347E" w:rsidRPr="00507769">
        <w:rPr>
          <w:rFonts w:ascii="Times New Roman" w:hAnsi="Times New Roman" w:cs="Times New Roman"/>
          <w:sz w:val="24"/>
          <w:szCs w:val="24"/>
          <w:lang w:val="en-US"/>
        </w:rPr>
        <w:t xml:space="preserve">) were excluded because they are functionally endothermic </w:t>
      </w:r>
      <w:r w:rsidR="0072347E" w:rsidRPr="00507769">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PjxSZWNOdW0+MzA5PC9SZWNOdW0+PFByZWZpeD5OID0gMjVgOyA8L1ByZWZpeD48RGlzcGxheVRl
eHQ+KE4gPSAyNTsgQm9zdHJvbSBhbmQgSm9uZXMsIDIwMDc7IFNvdXRod29vZCBldCBhbC4sIDIw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173C12">
        <w:rPr>
          <w:rFonts w:ascii="Times New Roman" w:hAnsi="Times New Roman" w:cs="Times New Roman"/>
          <w:sz w:val="24"/>
          <w:szCs w:val="24"/>
          <w:lang w:val="en-US"/>
        </w:rPr>
        <w:instrText xml:space="preserve"> ADDIN EN.CITE </w:instrText>
      </w:r>
      <w:r w:rsidR="00173C12">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PjxSZWNOdW0+MzA5PC9SZWNOdW0+PFByZWZpeD5OID0gMjVgOyA8L1ByZWZpeD48RGlzcGxheVRl
eHQ+KE4gPSAyNTsgQm9zdHJvbSBhbmQgSm9uZXMsIDIwMDc7IFNvdXRod29vZCBldCBhbC4sIDIw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173C12">
        <w:rPr>
          <w:rFonts w:ascii="Times New Roman" w:hAnsi="Times New Roman" w:cs="Times New Roman"/>
          <w:sz w:val="24"/>
          <w:szCs w:val="24"/>
          <w:lang w:val="en-US"/>
        </w:rPr>
        <w:instrText xml:space="preserve"> ADDIN EN.CITE.DATA </w:instrText>
      </w:r>
      <w:r w:rsidR="00173C12">
        <w:rPr>
          <w:rFonts w:ascii="Times New Roman" w:hAnsi="Times New Roman" w:cs="Times New Roman"/>
          <w:sz w:val="24"/>
          <w:szCs w:val="24"/>
          <w:lang w:val="en-US"/>
        </w:rPr>
      </w:r>
      <w:r w:rsidR="00173C12">
        <w:rPr>
          <w:rFonts w:ascii="Times New Roman" w:hAnsi="Times New Roman" w:cs="Times New Roman"/>
          <w:sz w:val="24"/>
          <w:szCs w:val="24"/>
          <w:lang w:val="en-US"/>
        </w:rPr>
        <w:fldChar w:fldCharType="end"/>
      </w:r>
      <w:r w:rsidR="0072347E" w:rsidRPr="00507769">
        <w:rPr>
          <w:rFonts w:ascii="Times New Roman" w:hAnsi="Times New Roman" w:cs="Times New Roman"/>
          <w:sz w:val="24"/>
          <w:szCs w:val="24"/>
          <w:lang w:val="en-US"/>
        </w:rPr>
      </w:r>
      <w:r w:rsidR="0072347E" w:rsidRPr="00507769">
        <w:rPr>
          <w:rFonts w:ascii="Times New Roman" w:hAnsi="Times New Roman" w:cs="Times New Roman"/>
          <w:sz w:val="24"/>
          <w:szCs w:val="24"/>
          <w:lang w:val="en-US"/>
        </w:rPr>
        <w:fldChar w:fldCharType="separate"/>
      </w:r>
      <w:r w:rsidR="00173C12">
        <w:rPr>
          <w:rFonts w:ascii="Times New Roman" w:hAnsi="Times New Roman" w:cs="Times New Roman"/>
          <w:noProof/>
          <w:sz w:val="24"/>
          <w:szCs w:val="24"/>
          <w:lang w:val="en-US"/>
        </w:rPr>
        <w:t>(N = 25; Bostrom and Jones, 2007; Southwood et al., 2005)</w:t>
      </w:r>
      <w:r w:rsidR="0072347E" w:rsidRPr="00507769">
        <w:rPr>
          <w:rFonts w:ascii="Times New Roman" w:hAnsi="Times New Roman" w:cs="Times New Roman"/>
          <w:sz w:val="24"/>
          <w:szCs w:val="24"/>
          <w:lang w:val="en-US"/>
        </w:rPr>
        <w:fldChar w:fldCharType="end"/>
      </w:r>
      <w:r w:rsidR="0072347E" w:rsidRPr="00507769">
        <w:rPr>
          <w:rFonts w:ascii="Times New Roman" w:hAnsi="Times New Roman" w:cs="Times New Roman"/>
          <w:sz w:val="24"/>
          <w:szCs w:val="24"/>
          <w:lang w:val="en-US"/>
        </w:rPr>
        <w:t xml:space="preserve">. </w:t>
      </w:r>
      <w:r w:rsidR="00A6513F" w:rsidRPr="00507769">
        <w:rPr>
          <w:rFonts w:ascii="Times New Roman" w:hAnsi="Times New Roman" w:cs="Times New Roman"/>
          <w:sz w:val="24"/>
          <w:szCs w:val="24"/>
          <w:lang w:val="en-US"/>
        </w:rPr>
        <w:t>We included field studies where dive durations were measured in free-ranging animals across one or more seasons using biotelemetry tags</w:t>
      </w:r>
      <w:r w:rsidR="00173C12">
        <w:rPr>
          <w:rFonts w:ascii="Times New Roman" w:hAnsi="Times New Roman" w:cs="Times New Roman"/>
          <w:sz w:val="24"/>
          <w:szCs w:val="24"/>
          <w:lang w:val="en-US"/>
        </w:rPr>
        <w:t xml:space="preserve"> (e.g. time-depth-recorders, satellite tags)</w:t>
      </w:r>
      <w:r w:rsidR="00A6513F" w:rsidRPr="00507769">
        <w:rPr>
          <w:rFonts w:ascii="Times New Roman" w:hAnsi="Times New Roman" w:cs="Times New Roman"/>
          <w:sz w:val="24"/>
          <w:szCs w:val="24"/>
          <w:lang w:val="en-US"/>
        </w:rPr>
        <w:t>. These field studies needed to couple dive duration recordings with either direct body temperature measures or water temperature measurements (</w:t>
      </w:r>
      <w:r w:rsidR="00C17738">
        <w:rPr>
          <w:rFonts w:ascii="Times New Roman" w:hAnsi="Times New Roman" w:cs="Times New Roman"/>
          <w:sz w:val="24"/>
          <w:szCs w:val="24"/>
          <w:lang w:val="en-US"/>
        </w:rPr>
        <w:t xml:space="preserve">and </w:t>
      </w:r>
      <w:r w:rsidR="00A6513F" w:rsidRPr="00507769">
        <w:rPr>
          <w:rFonts w:ascii="Times New Roman" w:hAnsi="Times New Roman" w:cs="Times New Roman"/>
          <w:sz w:val="24"/>
          <w:szCs w:val="24"/>
          <w:lang w:val="en-US"/>
        </w:rPr>
        <w:t>assum</w:t>
      </w:r>
      <w:r w:rsidR="00C17738">
        <w:rPr>
          <w:rFonts w:ascii="Times New Roman" w:hAnsi="Times New Roman" w:cs="Times New Roman"/>
          <w:sz w:val="24"/>
          <w:szCs w:val="24"/>
          <w:lang w:val="en-US"/>
        </w:rPr>
        <w:t>ed</w:t>
      </w:r>
      <w:r w:rsidR="00A6513F" w:rsidRPr="00507769">
        <w:rPr>
          <w:rFonts w:ascii="Times New Roman" w:hAnsi="Times New Roman" w:cs="Times New Roman"/>
          <w:sz w:val="24"/>
          <w:szCs w:val="24"/>
          <w:lang w:val="en-US"/>
        </w:rPr>
        <w:t xml:space="preserve"> animal body temperature equaled water temperature). </w:t>
      </w:r>
    </w:p>
    <w:p w14:paraId="608DE448" w14:textId="13B30535" w:rsidR="000B49FB" w:rsidRPr="00507769" w:rsidRDefault="004E3B0B" w:rsidP="00E5727F">
      <w:pPr>
        <w:ind w:firstLine="72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Following these exclusion steps, we identified </w:t>
      </w:r>
      <w:r w:rsidR="00AD0721" w:rsidRPr="00507769">
        <w:rPr>
          <w:rFonts w:ascii="Times New Roman" w:hAnsi="Times New Roman" w:cs="Times New Roman"/>
          <w:sz w:val="24"/>
          <w:szCs w:val="24"/>
          <w:lang w:val="en-US"/>
        </w:rPr>
        <w:t>27</w:t>
      </w:r>
      <w:r w:rsidRPr="00507769">
        <w:rPr>
          <w:rFonts w:ascii="Times New Roman" w:hAnsi="Times New Roman" w:cs="Times New Roman"/>
          <w:sz w:val="24"/>
          <w:szCs w:val="24"/>
          <w:lang w:val="en-US"/>
        </w:rPr>
        <w:t xml:space="preserve"> papers with extractable data (Fig.</w:t>
      </w:r>
      <w:r w:rsidR="000B49FB" w:rsidRPr="00507769">
        <w:rPr>
          <w:rFonts w:ascii="Times New Roman" w:hAnsi="Times New Roman" w:cs="Times New Roman"/>
          <w:sz w:val="24"/>
          <w:szCs w:val="24"/>
          <w:lang w:val="en-US"/>
        </w:rPr>
        <w:t xml:space="preserve"> </w:t>
      </w:r>
      <w:r w:rsidR="00AD45B1" w:rsidRPr="00507769">
        <w:rPr>
          <w:rFonts w:ascii="Times New Roman" w:hAnsi="Times New Roman" w:cs="Times New Roman"/>
          <w:sz w:val="24"/>
          <w:szCs w:val="24"/>
          <w:lang w:val="en-US"/>
        </w:rPr>
        <w:t>S</w:t>
      </w:r>
      <w:r w:rsidR="00617EC2" w:rsidRPr="00507769">
        <w:rPr>
          <w:rFonts w:ascii="Times New Roman" w:hAnsi="Times New Roman" w:cs="Times New Roman"/>
          <w:sz w:val="24"/>
          <w:szCs w:val="24"/>
          <w:lang w:val="en-US"/>
        </w:rPr>
        <w:t>1</w:t>
      </w:r>
      <w:r w:rsidRPr="00507769">
        <w:rPr>
          <w:rFonts w:ascii="Times New Roman" w:hAnsi="Times New Roman" w:cs="Times New Roman"/>
          <w:sz w:val="24"/>
          <w:szCs w:val="24"/>
          <w:lang w:val="en-US"/>
        </w:rPr>
        <w:t xml:space="preserve">). From these papers we extracted means, variance (standard errors, standard </w:t>
      </w:r>
      <w:proofErr w:type="gramStart"/>
      <w:r w:rsidRPr="00507769">
        <w:rPr>
          <w:rFonts w:ascii="Times New Roman" w:hAnsi="Times New Roman" w:cs="Times New Roman"/>
          <w:sz w:val="24"/>
          <w:szCs w:val="24"/>
          <w:lang w:val="en-US"/>
        </w:rPr>
        <w:t>deviations</w:t>
      </w:r>
      <w:proofErr w:type="gramEnd"/>
      <w:r w:rsidRPr="00507769">
        <w:rPr>
          <w:rFonts w:ascii="Times New Roman" w:hAnsi="Times New Roman" w:cs="Times New Roman"/>
          <w:sz w:val="24"/>
          <w:szCs w:val="24"/>
          <w:lang w:val="en-US"/>
        </w:rPr>
        <w:t xml:space="preserve"> or confidence intervals) and sample sizes. </w:t>
      </w:r>
      <w:r w:rsidR="0074668D" w:rsidRPr="00507769">
        <w:rPr>
          <w:rFonts w:ascii="Times New Roman" w:hAnsi="Times New Roman" w:cs="Times New Roman"/>
          <w:sz w:val="24"/>
          <w:szCs w:val="24"/>
          <w:lang w:val="en-US"/>
        </w:rPr>
        <w:t>We avoid</w:t>
      </w:r>
      <w:r w:rsidR="00F57DA9" w:rsidRPr="00507769">
        <w:rPr>
          <w:rFonts w:ascii="Times New Roman" w:hAnsi="Times New Roman" w:cs="Times New Roman"/>
          <w:sz w:val="24"/>
          <w:szCs w:val="24"/>
          <w:lang w:val="en-US"/>
        </w:rPr>
        <w:t>ed</w:t>
      </w:r>
      <w:r w:rsidR="0074668D" w:rsidRPr="00507769">
        <w:rPr>
          <w:rFonts w:ascii="Times New Roman" w:hAnsi="Times New Roman" w:cs="Times New Roman"/>
          <w:sz w:val="24"/>
          <w:szCs w:val="24"/>
          <w:lang w:val="en-US"/>
        </w:rPr>
        <w:t xml:space="preserve"> extracting</w:t>
      </w:r>
      <w:r w:rsidR="00693A79" w:rsidRPr="00507769">
        <w:rPr>
          <w:rFonts w:ascii="Times New Roman" w:hAnsi="Times New Roman" w:cs="Times New Roman"/>
          <w:sz w:val="24"/>
          <w:szCs w:val="24"/>
          <w:lang w:val="en-US"/>
        </w:rPr>
        <w:t xml:space="preserve"> maximum dive durations because maximum dive duration</w:t>
      </w:r>
      <w:r w:rsidR="0074668D" w:rsidRPr="00507769">
        <w:rPr>
          <w:rFonts w:ascii="Times New Roman" w:hAnsi="Times New Roman" w:cs="Times New Roman"/>
          <w:sz w:val="24"/>
          <w:szCs w:val="24"/>
          <w:lang w:val="en-US"/>
        </w:rPr>
        <w:t>s</w:t>
      </w:r>
      <w:r w:rsidR="00693A79" w:rsidRPr="00507769">
        <w:rPr>
          <w:rFonts w:ascii="Times New Roman" w:hAnsi="Times New Roman" w:cs="Times New Roman"/>
          <w:sz w:val="24"/>
          <w:szCs w:val="24"/>
          <w:lang w:val="en-US"/>
        </w:rPr>
        <w:t xml:space="preserve"> were rarely reported and likely ha</w:t>
      </w:r>
      <w:r w:rsidR="0026721E" w:rsidRPr="00507769">
        <w:rPr>
          <w:rFonts w:ascii="Times New Roman" w:hAnsi="Times New Roman" w:cs="Times New Roman"/>
          <w:sz w:val="24"/>
          <w:szCs w:val="24"/>
          <w:lang w:val="en-US"/>
        </w:rPr>
        <w:t>d</w:t>
      </w:r>
      <w:r w:rsidR="00693A79" w:rsidRPr="00507769">
        <w:rPr>
          <w:rFonts w:ascii="Times New Roman" w:hAnsi="Times New Roman" w:cs="Times New Roman"/>
          <w:sz w:val="24"/>
          <w:szCs w:val="24"/>
          <w:lang w:val="en-US"/>
        </w:rPr>
        <w:t xml:space="preserve"> anaerobic contributions. </w:t>
      </w:r>
      <w:r w:rsidRPr="00507769">
        <w:rPr>
          <w:rFonts w:ascii="Times New Roman" w:hAnsi="Times New Roman" w:cs="Times New Roman"/>
          <w:sz w:val="24"/>
          <w:szCs w:val="24"/>
          <w:lang w:val="en-US"/>
        </w:rPr>
        <w:t xml:space="preserve">Data presented in figures were extracted using </w:t>
      </w:r>
      <w:r w:rsidRPr="00507769">
        <w:rPr>
          <w:rFonts w:ascii="Times New Roman" w:hAnsi="Times New Roman" w:cs="Times New Roman"/>
          <w:i/>
          <w:iCs/>
          <w:sz w:val="24"/>
          <w:szCs w:val="24"/>
          <w:lang w:val="en-US"/>
        </w:rPr>
        <w:t>metaDigitise</w:t>
      </w:r>
      <w:r w:rsidR="00FB595F" w:rsidRPr="00507769">
        <w:rPr>
          <w:rFonts w:ascii="Times New Roman" w:hAnsi="Times New Roman" w:cs="Times New Roman"/>
          <w:sz w:val="24"/>
          <w:szCs w:val="24"/>
          <w:lang w:val="en-US"/>
        </w:rPr>
        <w:t xml:space="preserve"> </w:t>
      </w:r>
      <w:r w:rsidR="00FB595F" w:rsidRPr="00507769">
        <w:rPr>
          <w:rFonts w:ascii="Times New Roman" w:hAnsi="Times New Roman" w:cs="Times New Roman"/>
          <w:sz w:val="24"/>
          <w:szCs w:val="24"/>
          <w:lang w:val="en-US"/>
        </w:rPr>
        <w:fldChar w:fldCharType="begin"/>
      </w:r>
      <w:r w:rsidR="00FB595F" w:rsidRPr="00507769">
        <w:rPr>
          <w:rFonts w:ascii="Times New Roman" w:hAnsi="Times New Roman" w:cs="Times New Roman"/>
          <w:sz w:val="24"/>
          <w:szCs w:val="24"/>
          <w:lang w:val="en-US"/>
        </w:rPr>
        <w:instrText xml:space="preserve"> ADDIN EN.CITE &lt;EndNote&gt;&lt;Cite&gt;&lt;Author&gt;Pick&lt;/Author&gt;&lt;Year&gt;2018&lt;/Year&gt;&lt;RecNum&gt;466&lt;/RecNum&gt;&lt;DisplayText&gt;(Pick et al., 2018)&lt;/DisplayText&gt;&lt;record&gt;&lt;rec-number&gt;466&lt;/rec-number&gt;&lt;foreign-keys&gt;&lt;key app="EN" db-id="tttdpeszc2d2fkevew7v2rskrsra9200wwvx" timestamp="1585619829"&gt;466&lt;/key&gt;&lt;/foreign-keys&gt;&lt;ref-type name="Journal Article"&gt;17&lt;/ref-type&gt;&lt;contributors&gt;&lt;authors&gt;&lt;author&gt;Pick, J. L. &lt;/author&gt;&lt;author&gt;Nakagawa, S.&lt;/author&gt;&lt;author&gt;Noble, D.W.A. &lt;/author&gt;&lt;/authors&gt;&lt;/contributors&gt;&lt;titles&gt;&lt;title&gt;Reproducible, flexible and high-throughput data extraction from primary literature: The metaDigitise R package&lt;/title&gt;&lt;secondary-title&gt;Methods in Ecology and Evolution&lt;/secondary-title&gt;&lt;/titles&gt;&lt;periodical&gt;&lt;full-title&gt;Methods in Ecology and Evolution&lt;/full-title&gt;&lt;abbr-1&gt;Methods Ecol. Evol.&lt;/abbr-1&gt;&lt;/periodical&gt;&lt;pages&gt;426-431&lt;/pages&gt;&lt;volume&gt;10&lt;/volume&gt;&lt;dates&gt;&lt;year&gt;2018&lt;/year&gt;&lt;/dates&gt;&lt;urls&gt;&lt;/urls&gt;&lt;electronic-resource-num&gt;10.1111/2041-210X.13118&lt;/electronic-resource-num&gt;&lt;/record&gt;&lt;/Cite&gt;&lt;/EndNote&gt;</w:instrText>
      </w:r>
      <w:r w:rsidR="00FB595F" w:rsidRPr="00507769">
        <w:rPr>
          <w:rFonts w:ascii="Times New Roman" w:hAnsi="Times New Roman" w:cs="Times New Roman"/>
          <w:sz w:val="24"/>
          <w:szCs w:val="24"/>
          <w:lang w:val="en-US"/>
        </w:rPr>
        <w:fldChar w:fldCharType="separate"/>
      </w:r>
      <w:r w:rsidR="00FB595F" w:rsidRPr="00507769">
        <w:rPr>
          <w:rFonts w:ascii="Times New Roman" w:hAnsi="Times New Roman" w:cs="Times New Roman"/>
          <w:noProof/>
          <w:sz w:val="24"/>
          <w:szCs w:val="24"/>
          <w:lang w:val="en-US"/>
        </w:rPr>
        <w:t>(Pick et al., 2018)</w:t>
      </w:r>
      <w:r w:rsidR="00FB595F"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w:t>
      </w:r>
      <w:r w:rsidR="000B49FB" w:rsidRPr="00507769">
        <w:rPr>
          <w:rFonts w:ascii="Times New Roman" w:hAnsi="Times New Roman" w:cs="Times New Roman"/>
          <w:sz w:val="24"/>
          <w:szCs w:val="24"/>
          <w:lang w:val="en-US"/>
        </w:rPr>
        <w:t xml:space="preserve"> </w:t>
      </w:r>
      <w:r w:rsidR="0074668D" w:rsidRPr="00507769">
        <w:rPr>
          <w:rFonts w:ascii="Times New Roman" w:hAnsi="Times New Roman" w:cs="Times New Roman"/>
          <w:sz w:val="24"/>
          <w:szCs w:val="24"/>
          <w:lang w:val="en-US"/>
        </w:rPr>
        <w:t>Authors were contacted to request missing summary statistics where necessary</w:t>
      </w:r>
      <w:r w:rsidR="00F57DA9" w:rsidRPr="00507769">
        <w:rPr>
          <w:rFonts w:ascii="Times New Roman" w:hAnsi="Times New Roman" w:cs="Times New Roman"/>
          <w:sz w:val="24"/>
          <w:szCs w:val="24"/>
          <w:lang w:val="en-US"/>
        </w:rPr>
        <w:t xml:space="preserve"> </w:t>
      </w:r>
      <w:r w:rsidR="00E5727F" w:rsidRPr="00507769">
        <w:rPr>
          <w:rFonts w:ascii="Times New Roman" w:hAnsi="Times New Roman" w:cs="Times New Roman"/>
          <w:sz w:val="24"/>
          <w:szCs w:val="24"/>
          <w:lang w:val="en-US"/>
        </w:rPr>
        <w:t xml:space="preserve">(N = 1) </w:t>
      </w:r>
      <w:r w:rsidR="00F57DA9" w:rsidRPr="00507769">
        <w:rPr>
          <w:rFonts w:ascii="Times New Roman" w:hAnsi="Times New Roman" w:cs="Times New Roman"/>
          <w:sz w:val="24"/>
          <w:szCs w:val="24"/>
          <w:lang w:val="en-US"/>
        </w:rPr>
        <w:t>and if they</w:t>
      </w:r>
      <w:r w:rsidR="000B49FB" w:rsidRPr="00507769">
        <w:rPr>
          <w:rFonts w:ascii="Times New Roman" w:hAnsi="Times New Roman" w:cs="Times New Roman"/>
          <w:sz w:val="24"/>
          <w:szCs w:val="24"/>
          <w:lang w:val="en-US"/>
        </w:rPr>
        <w:t xml:space="preserve"> could not be obtained</w:t>
      </w:r>
      <w:r w:rsidR="0007055D" w:rsidRPr="00507769">
        <w:rPr>
          <w:rFonts w:ascii="Times New Roman" w:hAnsi="Times New Roman" w:cs="Times New Roman"/>
          <w:sz w:val="24"/>
          <w:szCs w:val="24"/>
          <w:lang w:val="en-US"/>
        </w:rPr>
        <w:t>,</w:t>
      </w:r>
      <w:r w:rsidR="000B49FB" w:rsidRPr="00507769">
        <w:rPr>
          <w:rFonts w:ascii="Times New Roman" w:hAnsi="Times New Roman" w:cs="Times New Roman"/>
          <w:sz w:val="24"/>
          <w:szCs w:val="24"/>
          <w:lang w:val="en-US"/>
        </w:rPr>
        <w:t xml:space="preserve"> </w:t>
      </w:r>
      <w:r w:rsidR="00F57DA9" w:rsidRPr="00507769">
        <w:rPr>
          <w:rFonts w:ascii="Times New Roman" w:hAnsi="Times New Roman" w:cs="Times New Roman"/>
          <w:sz w:val="24"/>
          <w:szCs w:val="24"/>
          <w:lang w:val="en-US"/>
        </w:rPr>
        <w:t>we excluded these studies</w:t>
      </w:r>
      <w:r w:rsidR="000B49FB" w:rsidRPr="00507769">
        <w:rPr>
          <w:rFonts w:ascii="Times New Roman" w:hAnsi="Times New Roman" w:cs="Times New Roman"/>
          <w:sz w:val="24"/>
          <w:szCs w:val="24"/>
          <w:lang w:val="en-US"/>
        </w:rPr>
        <w:t xml:space="preserve">. </w:t>
      </w:r>
      <w:r w:rsidR="00116309" w:rsidRPr="00507769">
        <w:rPr>
          <w:rFonts w:ascii="Times New Roman" w:hAnsi="Times New Roman" w:cs="Times New Roman"/>
          <w:sz w:val="24"/>
          <w:szCs w:val="24"/>
          <w:lang w:val="en-US"/>
        </w:rPr>
        <w:t>We only included comparisons for treatment groups or field recording</w:t>
      </w:r>
      <w:r w:rsidR="003540A3">
        <w:rPr>
          <w:rFonts w:ascii="Times New Roman" w:hAnsi="Times New Roman" w:cs="Times New Roman"/>
          <w:sz w:val="24"/>
          <w:szCs w:val="24"/>
          <w:lang w:val="en-US"/>
        </w:rPr>
        <w:t>s</w:t>
      </w:r>
      <w:r w:rsidR="00116309" w:rsidRPr="00507769">
        <w:rPr>
          <w:rFonts w:ascii="Times New Roman" w:hAnsi="Times New Roman" w:cs="Times New Roman"/>
          <w:sz w:val="24"/>
          <w:szCs w:val="24"/>
          <w:lang w:val="en-US"/>
        </w:rPr>
        <w:t xml:space="preserve"> when they had </w:t>
      </w:r>
      <w:r w:rsidR="00E5727F" w:rsidRPr="00507769">
        <w:rPr>
          <w:rFonts w:ascii="Times New Roman" w:hAnsi="Times New Roman" w:cs="Times New Roman"/>
          <w:sz w:val="24"/>
          <w:szCs w:val="24"/>
          <w:lang w:val="en-US"/>
        </w:rPr>
        <w:t>two</w:t>
      </w:r>
      <w:r w:rsidR="00116309" w:rsidRPr="00507769">
        <w:rPr>
          <w:rFonts w:ascii="Times New Roman" w:hAnsi="Times New Roman" w:cs="Times New Roman"/>
          <w:sz w:val="24"/>
          <w:szCs w:val="24"/>
          <w:lang w:val="en-US"/>
        </w:rPr>
        <w:t xml:space="preserve"> or more animals.</w:t>
      </w:r>
    </w:p>
    <w:p w14:paraId="30CFA741" w14:textId="77777777" w:rsidR="006110DB" w:rsidRPr="00507769" w:rsidRDefault="006110DB" w:rsidP="00CA7277">
      <w:pPr>
        <w:spacing w:after="60" w:line="276" w:lineRule="auto"/>
        <w:jc w:val="both"/>
        <w:rPr>
          <w:rFonts w:ascii="Times New Roman" w:hAnsi="Times New Roman" w:cs="Times New Roman"/>
          <w:i/>
          <w:iCs/>
          <w:sz w:val="24"/>
          <w:szCs w:val="24"/>
          <w:lang w:val="en-US"/>
        </w:rPr>
      </w:pPr>
    </w:p>
    <w:p w14:paraId="42536C72" w14:textId="46BF37E2" w:rsidR="004E3B0B" w:rsidRPr="00507769" w:rsidRDefault="004E3B0B" w:rsidP="00CA7277">
      <w:pPr>
        <w:spacing w:after="60" w:line="276" w:lineRule="auto"/>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lastRenderedPageBreak/>
        <w:t>Effect size calculation</w:t>
      </w:r>
    </w:p>
    <w:p w14:paraId="56924E66" w14:textId="7763EAE7" w:rsidR="008D5249" w:rsidRPr="00507769" w:rsidRDefault="008D5249" w:rsidP="00CA7277">
      <w:pPr>
        <w:spacing w:line="276" w:lineRule="auto"/>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To test the effect of temperature on </w:t>
      </w:r>
      <w:r w:rsidR="0089388A" w:rsidRPr="00507769">
        <w:rPr>
          <w:rFonts w:ascii="Times New Roman" w:hAnsi="Times New Roman" w:cs="Times New Roman"/>
          <w:sz w:val="24"/>
          <w:szCs w:val="24"/>
          <w:lang w:val="en-US"/>
        </w:rPr>
        <w:t xml:space="preserve">the mean and variability in </w:t>
      </w:r>
      <w:r w:rsidRPr="00507769">
        <w:rPr>
          <w:rFonts w:ascii="Times New Roman" w:hAnsi="Times New Roman" w:cs="Times New Roman"/>
          <w:sz w:val="24"/>
          <w:szCs w:val="24"/>
          <w:lang w:val="en-US"/>
        </w:rPr>
        <w:t>dive duration, we calculated two effect sizes</w:t>
      </w:r>
      <w:r w:rsidR="003D4A0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 the log response rati</w:t>
      </w:r>
      <w:r w:rsidR="00AB43AB" w:rsidRPr="00507769">
        <w:rPr>
          <w:rFonts w:ascii="Times New Roman" w:hAnsi="Times New Roman" w:cs="Times New Roman"/>
          <w:sz w:val="24"/>
          <w:szCs w:val="24"/>
          <w:lang w:val="en-US"/>
        </w:rPr>
        <w:t>o</w:t>
      </w:r>
      <w:r w:rsidR="00C15D0C" w:rsidRPr="00507769">
        <w:rPr>
          <w:rFonts w:ascii="Times New Roman" w:hAnsi="Times New Roman" w:cs="Times New Roman"/>
          <w:sz w:val="24"/>
          <w:szCs w:val="24"/>
          <w:lang w:val="en-US"/>
        </w:rPr>
        <w:t xml:space="preserve"> </w:t>
      </w:r>
      <w:r w:rsidR="00C15D0C" w:rsidRPr="00507769">
        <w:rPr>
          <w:rFonts w:ascii="Times New Roman" w:hAnsi="Times New Roman" w:cs="Times New Roman"/>
          <w:sz w:val="24"/>
          <w:szCs w:val="24"/>
          <w:lang w:val="en-US"/>
        </w:rPr>
        <w:fldChar w:fldCharType="begin"/>
      </w:r>
      <w:r w:rsidR="00C15D0C" w:rsidRPr="00507769">
        <w:rPr>
          <w:rFonts w:ascii="Times New Roman" w:hAnsi="Times New Roman" w:cs="Times New Roman"/>
          <w:sz w:val="24"/>
          <w:szCs w:val="24"/>
          <w:lang w:val="en-US"/>
        </w:rPr>
        <w:instrText xml:space="preserve"> ADDIN EN.CITE &lt;EndNote&gt;&lt;Cite&gt;&lt;Author&gt;Lajeunesse&lt;/Author&gt;&lt;Year&gt;2011&lt;/Year&gt;&lt;RecNum&gt;481&lt;/RecNum&gt;&lt;Prefix&gt;lnRR`; &lt;/Prefix&gt;&lt;DisplayText&gt;(lnRR; Lajeunesse, 2011; Lajeunesse, 2015)&lt;/DisplayText&gt;&lt;record&gt;&lt;rec-number&gt;481&lt;/rec-number&gt;&lt;foreign-keys&gt;&lt;key app="EN" db-id="tttdpeszc2d2fkevew7v2rskrsra9200wwvx" timestamp="1586824872"&gt;481&lt;/key&gt;&lt;/foreign-keys&gt;&lt;ref-type name="Journal Article"&gt;17&lt;/ref-type&gt;&lt;contributors&gt;&lt;authors&gt;&lt;author&gt;Lajeunesse, M. J.&lt;/author&gt;&lt;/authors&gt;&lt;/contributors&gt;&lt;titles&gt;&lt;title&gt;On the meta-analysis of response ratios for studies with correlatedand multi-group designs&lt;/title&gt;&lt;secondary-title&gt;Ecology&lt;/secondary-title&gt;&lt;/titles&gt;&lt;periodical&gt;&lt;full-title&gt;Ecology&lt;/full-title&gt;&lt;abbr-1&gt;Ecology&lt;/abbr-1&gt;&lt;/periodical&gt;&lt;pages&gt;2049-2055&lt;/pages&gt;&lt;volume&gt;92&lt;/volume&gt;&lt;dates&gt;&lt;year&gt;2011&lt;/year&gt;&lt;/dates&gt;&lt;urls&gt;&lt;/urls&gt;&lt;/record&gt;&lt;/Cite&gt;&lt;Cite&gt;&lt;Author&gt;Lajeunesse&lt;/Author&gt;&lt;Year&gt;2015&lt;/Year&gt;&lt;RecNum&gt;482&lt;/RecNum&gt;&lt;record&gt;&lt;rec-number&gt;482&lt;/rec-number&gt;&lt;foreign-keys&gt;&lt;key app="EN" db-id="tttdpeszc2d2fkevew7v2rskrsra9200wwvx" timestamp="1586824943"&gt;482&lt;/key&gt;&lt;/foreign-keys&gt;&lt;ref-type name="Journal Article"&gt;17&lt;/ref-type&gt;&lt;contributors&gt;&lt;authors&gt;&lt;author&gt;Lajeunesse, M. J.&lt;/author&gt;&lt;/authors&gt;&lt;/contributors&gt;&lt;titles&gt;&lt;title&gt;Bias and correction for the log-response ratio in ecological meta-analysis&lt;/title&gt;&lt;secondary-title&gt;Ecology&lt;/secondary-title&gt;&lt;/titles&gt;&lt;periodical&gt;&lt;full-title&gt;Ecology&lt;/full-title&gt;&lt;abbr-1&gt;Ecology&lt;/abbr-1&gt;&lt;/periodical&gt;&lt;pages&gt;2056-2063&lt;/pages&gt;&lt;volume&gt;96&lt;/volume&gt;&lt;dates&gt;&lt;year&gt;2015&lt;/year&gt;&lt;/dates&gt;&lt;urls&gt;&lt;/urls&gt;&lt;/record&gt;&lt;/Cite&gt;&lt;/EndNote&gt;</w:instrText>
      </w:r>
      <w:r w:rsidR="00C15D0C" w:rsidRPr="00507769">
        <w:rPr>
          <w:rFonts w:ascii="Times New Roman" w:hAnsi="Times New Roman" w:cs="Times New Roman"/>
          <w:sz w:val="24"/>
          <w:szCs w:val="24"/>
          <w:lang w:val="en-US"/>
        </w:rPr>
        <w:fldChar w:fldCharType="separate"/>
      </w:r>
      <w:r w:rsidR="00C15D0C" w:rsidRPr="00507769">
        <w:rPr>
          <w:rFonts w:ascii="Times New Roman" w:hAnsi="Times New Roman" w:cs="Times New Roman"/>
          <w:noProof/>
          <w:sz w:val="24"/>
          <w:szCs w:val="24"/>
          <w:lang w:val="en-US"/>
        </w:rPr>
        <w:t>(</w:t>
      </w:r>
      <w:r w:rsidR="00C15D0C" w:rsidRPr="00507769">
        <w:rPr>
          <w:rFonts w:ascii="Times New Roman" w:hAnsi="Times New Roman" w:cs="Times New Roman"/>
          <w:i/>
          <w:iCs/>
          <w:noProof/>
          <w:sz w:val="24"/>
          <w:szCs w:val="24"/>
          <w:lang w:val="en-US"/>
        </w:rPr>
        <w:t>ln</w:t>
      </w:r>
      <w:r w:rsidR="00C15D0C" w:rsidRPr="00507769">
        <w:rPr>
          <w:rFonts w:ascii="Times New Roman" w:hAnsi="Times New Roman" w:cs="Times New Roman"/>
          <w:noProof/>
          <w:sz w:val="24"/>
          <w:szCs w:val="24"/>
          <w:lang w:val="en-US"/>
        </w:rPr>
        <w:t>RR; Lajeunesse, 2011; Lajeunesse, 2015)</w:t>
      </w:r>
      <w:r w:rsidR="00C15D0C"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and the log coefficient of variation ratio </w:t>
      </w:r>
      <w:r w:rsidR="00586A58" w:rsidRPr="00507769">
        <w:rPr>
          <w:rFonts w:ascii="Times New Roman" w:hAnsi="Times New Roman" w:cs="Times New Roman"/>
          <w:sz w:val="24"/>
          <w:szCs w:val="24"/>
          <w:lang w:val="en-US"/>
        </w:rPr>
        <w:fldChar w:fldCharType="begin"/>
      </w:r>
      <w:r w:rsidR="00586A58" w:rsidRPr="00507769">
        <w:rPr>
          <w:rFonts w:ascii="Times New Roman" w:hAnsi="Times New Roman" w:cs="Times New Roman"/>
          <w:sz w:val="24"/>
          <w:szCs w:val="24"/>
          <w:lang w:val="en-US"/>
        </w:rPr>
        <w:instrText xml:space="preserve"> ADDIN EN.CITE &lt;EndNote&gt;&lt;Cite&gt;&lt;Author&gt;Nakagawa&lt;/Author&gt;&lt;Year&gt;2015&lt;/Year&gt;&lt;RecNum&gt;477&lt;/RecNum&gt;&lt;Prefix&gt;lnCVR`; &lt;/Prefix&gt;&lt;DisplayText&gt;(lnCVR; Nakagawa et al., 2015)&lt;/DisplayText&gt;&lt;record&gt;&lt;rec-number&gt;477&lt;/rec-number&gt;&lt;foreign-keys&gt;&lt;key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86A58" w:rsidRPr="00507769">
        <w:rPr>
          <w:rFonts w:ascii="Times New Roman" w:hAnsi="Times New Roman" w:cs="Times New Roman"/>
          <w:sz w:val="24"/>
          <w:szCs w:val="24"/>
          <w:lang w:val="en-US"/>
        </w:rPr>
        <w:fldChar w:fldCharType="separate"/>
      </w:r>
      <w:r w:rsidR="00586A58" w:rsidRPr="00507769">
        <w:rPr>
          <w:rFonts w:ascii="Times New Roman" w:hAnsi="Times New Roman" w:cs="Times New Roman"/>
          <w:noProof/>
          <w:sz w:val="24"/>
          <w:szCs w:val="24"/>
          <w:lang w:val="en-US"/>
        </w:rPr>
        <w:t>(</w:t>
      </w:r>
      <w:r w:rsidR="00586A58" w:rsidRPr="00507769">
        <w:rPr>
          <w:rFonts w:ascii="Times New Roman" w:hAnsi="Times New Roman" w:cs="Times New Roman"/>
          <w:i/>
          <w:iCs/>
          <w:noProof/>
          <w:sz w:val="24"/>
          <w:szCs w:val="24"/>
          <w:lang w:val="en-US"/>
        </w:rPr>
        <w:t>ln</w:t>
      </w:r>
      <w:r w:rsidR="00586A58" w:rsidRPr="00507769">
        <w:rPr>
          <w:rFonts w:ascii="Times New Roman" w:hAnsi="Times New Roman" w:cs="Times New Roman"/>
          <w:noProof/>
          <w:sz w:val="24"/>
          <w:szCs w:val="24"/>
          <w:lang w:val="en-US"/>
        </w:rPr>
        <w:t>CVR; Nakagawa et al., 2015)</w:t>
      </w:r>
      <w:r w:rsidR="00586A58" w:rsidRPr="00507769">
        <w:rPr>
          <w:rFonts w:ascii="Times New Roman" w:hAnsi="Times New Roman" w:cs="Times New Roman"/>
          <w:sz w:val="24"/>
          <w:szCs w:val="24"/>
          <w:lang w:val="en-US"/>
        </w:rPr>
        <w:fldChar w:fldCharType="end"/>
      </w:r>
      <w:r w:rsidR="001B30C7" w:rsidRPr="00507769">
        <w:rPr>
          <w:rFonts w:ascii="Times New Roman" w:hAnsi="Times New Roman" w:cs="Times New Roman"/>
          <w:sz w:val="24"/>
          <w:szCs w:val="24"/>
          <w:lang w:val="en-US"/>
        </w:rPr>
        <w:t xml:space="preserve"> using the </w:t>
      </w:r>
      <w:r w:rsidR="001B30C7" w:rsidRPr="00507769">
        <w:rPr>
          <w:rFonts w:ascii="Times New Roman" w:hAnsi="Times New Roman" w:cs="Times New Roman"/>
          <w:i/>
          <w:iCs/>
          <w:sz w:val="24"/>
          <w:szCs w:val="24"/>
          <w:lang w:val="en-US"/>
        </w:rPr>
        <w:t xml:space="preserve">escalc </w:t>
      </w:r>
      <w:r w:rsidR="001B30C7" w:rsidRPr="00507769">
        <w:rPr>
          <w:rFonts w:ascii="Times New Roman" w:hAnsi="Times New Roman" w:cs="Times New Roman"/>
          <w:sz w:val="24"/>
          <w:szCs w:val="24"/>
          <w:lang w:val="en-US"/>
        </w:rPr>
        <w:t xml:space="preserve">function in the </w:t>
      </w:r>
      <w:r w:rsidR="001B30C7" w:rsidRPr="00507769">
        <w:rPr>
          <w:rFonts w:ascii="Times New Roman" w:hAnsi="Times New Roman" w:cs="Times New Roman"/>
          <w:i/>
          <w:iCs/>
          <w:sz w:val="24"/>
          <w:szCs w:val="24"/>
          <w:lang w:val="en-US"/>
        </w:rPr>
        <w:t xml:space="preserve">metafor </w:t>
      </w:r>
      <w:r w:rsidR="001B30C7" w:rsidRPr="00507769">
        <w:rPr>
          <w:rFonts w:ascii="Times New Roman" w:hAnsi="Times New Roman" w:cs="Times New Roman"/>
          <w:sz w:val="24"/>
          <w:szCs w:val="24"/>
          <w:lang w:val="en-US"/>
        </w:rPr>
        <w:t>package</w:t>
      </w:r>
      <w:r w:rsidR="00586A58" w:rsidRPr="00507769">
        <w:rPr>
          <w:rFonts w:ascii="Times New Roman" w:hAnsi="Times New Roman" w:cs="Times New Roman"/>
          <w:sz w:val="24"/>
          <w:szCs w:val="24"/>
          <w:lang w:val="en-US"/>
        </w:rPr>
        <w:t xml:space="preserve"> </w:t>
      </w:r>
      <w:r w:rsidR="00586A58" w:rsidRPr="00507769">
        <w:rPr>
          <w:rFonts w:ascii="Times New Roman" w:hAnsi="Times New Roman" w:cs="Times New Roman"/>
          <w:sz w:val="24"/>
          <w:szCs w:val="24"/>
          <w:lang w:val="en-US"/>
        </w:rPr>
        <w:fldChar w:fldCharType="begin"/>
      </w:r>
      <w:r w:rsidR="00586A58" w:rsidRPr="00507769">
        <w:rPr>
          <w:rFonts w:ascii="Times New Roman" w:hAnsi="Times New Roman" w:cs="Times New Roman"/>
          <w:sz w:val="24"/>
          <w:szCs w:val="24"/>
          <w:lang w:val="en-US"/>
        </w:rPr>
        <w:instrText xml:space="preserve"> ADDIN EN.CITE &lt;EndNote&gt;&lt;Cite&gt;&lt;Author&gt;Viechtbauer&lt;/Author&gt;&lt;Year&gt;2010&lt;/Year&gt;&lt;RecNum&gt;476&lt;/RecNum&gt;&lt;DisplayText&gt;(Viechtbauer, 2010)&lt;/DisplayText&gt;&lt;record&gt;&lt;rec-number&gt;476&lt;/rec-number&gt;&lt;foreign-keys&gt;&lt;key app="EN" db-id="tttdpeszc2d2fkevew7v2rskrsra9200wwvx" timestamp="1586822897"&gt;476&lt;/key&gt;&lt;/foreign-keys&gt;&lt;ref-type name="Journal Article"&gt;17&lt;/ref-type&gt;&lt;contributors&gt;&lt;authors&gt;&lt;author&gt;Viechtbauer, W. &lt;/author&gt;&lt;/authors&gt;&lt;/contributors&gt;&lt;titles&gt;&lt;title&gt;Conducting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related-urls&gt;&lt;url&gt;https://www.jstatsoft.org/v36/i03/&lt;/url&gt;&lt;/related-urls&gt;&lt;/urls&gt;&lt;/record&gt;&lt;/Cite&gt;&lt;/EndNote&gt;</w:instrText>
      </w:r>
      <w:r w:rsidR="00586A58" w:rsidRPr="00507769">
        <w:rPr>
          <w:rFonts w:ascii="Times New Roman" w:hAnsi="Times New Roman" w:cs="Times New Roman"/>
          <w:sz w:val="24"/>
          <w:szCs w:val="24"/>
          <w:lang w:val="en-US"/>
        </w:rPr>
        <w:fldChar w:fldCharType="separate"/>
      </w:r>
      <w:r w:rsidR="00586A58" w:rsidRPr="00507769">
        <w:rPr>
          <w:rFonts w:ascii="Times New Roman" w:hAnsi="Times New Roman" w:cs="Times New Roman"/>
          <w:noProof/>
          <w:sz w:val="24"/>
          <w:szCs w:val="24"/>
          <w:lang w:val="en-US"/>
        </w:rPr>
        <w:t>(Viechtbauer, 2010)</w:t>
      </w:r>
      <w:r w:rsidR="00586A58" w:rsidRPr="00507769">
        <w:rPr>
          <w:rFonts w:ascii="Times New Roman" w:hAnsi="Times New Roman" w:cs="Times New Roman"/>
          <w:sz w:val="24"/>
          <w:szCs w:val="24"/>
          <w:lang w:val="en-US"/>
        </w:rPr>
        <w:fldChar w:fldCharType="end"/>
      </w:r>
      <w:r w:rsidR="001B30C7" w:rsidRPr="00507769">
        <w:rPr>
          <w:rFonts w:ascii="Times New Roman" w:hAnsi="Times New Roman" w:cs="Times New Roman"/>
          <w:sz w:val="24"/>
          <w:szCs w:val="24"/>
          <w:lang w:val="en-US"/>
        </w:rPr>
        <w:t xml:space="preserve">  in </w:t>
      </w:r>
      <w:r w:rsidR="001B30C7" w:rsidRPr="00507769">
        <w:rPr>
          <w:rFonts w:ascii="Times New Roman" w:hAnsi="Times New Roman" w:cs="Times New Roman"/>
          <w:i/>
          <w:iCs/>
          <w:sz w:val="24"/>
          <w:szCs w:val="24"/>
          <w:lang w:val="en-US"/>
        </w:rPr>
        <w:t>R</w:t>
      </w:r>
      <w:r w:rsidRPr="00507769">
        <w:rPr>
          <w:rFonts w:ascii="Times New Roman" w:hAnsi="Times New Roman" w:cs="Times New Roman"/>
          <w:sz w:val="24"/>
          <w:szCs w:val="24"/>
          <w:lang w:val="en-US"/>
        </w:rPr>
        <w:t xml:space="preserve">. </w:t>
      </w:r>
      <w:r w:rsidR="00121A45" w:rsidRPr="00507769">
        <w:rPr>
          <w:rFonts w:ascii="Times New Roman" w:hAnsi="Times New Roman" w:cs="Times New Roman"/>
          <w:sz w:val="24"/>
          <w:szCs w:val="24"/>
          <w:lang w:val="en-US"/>
        </w:rPr>
        <w:t>To assess</w:t>
      </w:r>
      <w:r w:rsidR="007D6E51" w:rsidRPr="00507769">
        <w:rPr>
          <w:rFonts w:ascii="Times New Roman" w:hAnsi="Times New Roman" w:cs="Times New Roman"/>
          <w:sz w:val="24"/>
          <w:szCs w:val="24"/>
          <w:lang w:val="en-US"/>
        </w:rPr>
        <w:t xml:space="preserve"> differences in</w:t>
      </w:r>
      <w:r w:rsidR="00121A45" w:rsidRPr="00507769">
        <w:rPr>
          <w:rFonts w:ascii="Times New Roman" w:hAnsi="Times New Roman" w:cs="Times New Roman"/>
          <w:sz w:val="24"/>
          <w:szCs w:val="24"/>
          <w:lang w:val="en-US"/>
        </w:rPr>
        <w:t xml:space="preserve"> mean dive duration we used </w:t>
      </w:r>
      <w:r w:rsidR="00121A45" w:rsidRPr="00507769">
        <w:rPr>
          <w:rFonts w:ascii="Times New Roman" w:hAnsi="Times New Roman" w:cs="Times New Roman"/>
          <w:i/>
          <w:iCs/>
          <w:sz w:val="24"/>
          <w:szCs w:val="24"/>
          <w:lang w:val="en-US"/>
        </w:rPr>
        <w:t>ln</w:t>
      </w:r>
      <w:r w:rsidR="00121A45" w:rsidRPr="00507769">
        <w:rPr>
          <w:rFonts w:ascii="Times New Roman" w:hAnsi="Times New Roman" w:cs="Times New Roman"/>
          <w:sz w:val="24"/>
          <w:szCs w:val="24"/>
          <w:lang w:val="en-US"/>
        </w:rPr>
        <w:t>RR, which is the natural logarithm of the ratio between mean dive durations</w:t>
      </w:r>
      <w:r w:rsidR="0089388A" w:rsidRPr="00507769">
        <w:rPr>
          <w:rFonts w:ascii="Times New Roman" w:hAnsi="Times New Roman" w:cs="Times New Roman"/>
          <w:sz w:val="24"/>
          <w:szCs w:val="24"/>
          <w:lang w:val="en-US"/>
        </w:rPr>
        <w:t xml:space="preserve"> </w:t>
      </w:r>
      <w:r w:rsidR="00C86325" w:rsidRPr="00507769">
        <w:rPr>
          <w:rFonts w:ascii="Times New Roman" w:hAnsi="Times New Roman" w:cs="Times New Roman"/>
          <w:sz w:val="24"/>
          <w:szCs w:val="24"/>
          <w:lang w:val="en-US"/>
        </w:rPr>
        <w:t xml:space="preserve">between </w:t>
      </w:r>
      <w:r w:rsidR="0089388A" w:rsidRPr="00507769">
        <w:rPr>
          <w:rFonts w:ascii="Times New Roman" w:hAnsi="Times New Roman" w:cs="Times New Roman"/>
          <w:sz w:val="24"/>
          <w:szCs w:val="24"/>
          <w:lang w:val="en-US"/>
        </w:rPr>
        <w:t>treatments</w:t>
      </w:r>
      <w:r w:rsidR="00121A45" w:rsidRPr="00507769">
        <w:rPr>
          <w:rFonts w:ascii="Times New Roman" w:hAnsi="Times New Roman" w:cs="Times New Roman"/>
          <w:sz w:val="24"/>
          <w:szCs w:val="24"/>
          <w:lang w:val="en-US"/>
        </w:rPr>
        <w:t xml:space="preserve">. </w:t>
      </w:r>
      <w:r w:rsidR="003D4A0B" w:rsidRPr="00507769">
        <w:rPr>
          <w:rFonts w:ascii="Times New Roman" w:hAnsi="Times New Roman" w:cs="Times New Roman"/>
          <w:sz w:val="24"/>
          <w:szCs w:val="24"/>
          <w:lang w:val="en-US"/>
        </w:rPr>
        <w:t xml:space="preserve">Changes in the variability in dive duration across </w:t>
      </w:r>
      <w:r w:rsidR="0026721E" w:rsidRPr="00507769">
        <w:rPr>
          <w:rFonts w:ascii="Times New Roman" w:hAnsi="Times New Roman" w:cs="Times New Roman"/>
          <w:sz w:val="24"/>
          <w:szCs w:val="24"/>
          <w:lang w:val="en-US"/>
        </w:rPr>
        <w:t xml:space="preserve">temperature </w:t>
      </w:r>
      <w:r w:rsidR="003D4A0B" w:rsidRPr="00507769">
        <w:rPr>
          <w:rFonts w:ascii="Times New Roman" w:hAnsi="Times New Roman" w:cs="Times New Roman"/>
          <w:sz w:val="24"/>
          <w:szCs w:val="24"/>
          <w:lang w:val="en-US"/>
        </w:rPr>
        <w:t>treatments was quantified</w:t>
      </w:r>
      <w:r w:rsidR="00121A45" w:rsidRPr="00507769">
        <w:rPr>
          <w:rFonts w:ascii="Times New Roman" w:hAnsi="Times New Roman" w:cs="Times New Roman"/>
          <w:sz w:val="24"/>
          <w:szCs w:val="24"/>
          <w:lang w:val="en-US"/>
        </w:rPr>
        <w:t xml:space="preserve"> us</w:t>
      </w:r>
      <w:r w:rsidR="003D4A0B" w:rsidRPr="00507769">
        <w:rPr>
          <w:rFonts w:ascii="Times New Roman" w:hAnsi="Times New Roman" w:cs="Times New Roman"/>
          <w:sz w:val="24"/>
          <w:szCs w:val="24"/>
          <w:lang w:val="en-US"/>
        </w:rPr>
        <w:t xml:space="preserve">ing </w:t>
      </w:r>
      <w:r w:rsidR="00121A45" w:rsidRPr="00507769">
        <w:rPr>
          <w:rFonts w:ascii="Times New Roman" w:hAnsi="Times New Roman" w:cs="Times New Roman"/>
          <w:i/>
          <w:iCs/>
          <w:sz w:val="24"/>
          <w:szCs w:val="24"/>
          <w:lang w:val="en-US"/>
        </w:rPr>
        <w:t>ln</w:t>
      </w:r>
      <w:r w:rsidR="00121A45" w:rsidRPr="00507769">
        <w:rPr>
          <w:rFonts w:ascii="Times New Roman" w:hAnsi="Times New Roman" w:cs="Times New Roman"/>
          <w:sz w:val="24"/>
          <w:szCs w:val="24"/>
          <w:lang w:val="en-US"/>
        </w:rPr>
        <w:t>CVR,</w:t>
      </w:r>
      <w:r w:rsidR="003D4A0B" w:rsidRPr="00507769">
        <w:rPr>
          <w:rFonts w:ascii="Times New Roman" w:hAnsi="Times New Roman" w:cs="Times New Roman"/>
          <w:sz w:val="24"/>
          <w:szCs w:val="24"/>
          <w:lang w:val="en-US"/>
        </w:rPr>
        <w:t xml:space="preserve"> which is the </w:t>
      </w:r>
      <w:r w:rsidR="00121A45" w:rsidRPr="00507769">
        <w:rPr>
          <w:rFonts w:ascii="Times New Roman" w:hAnsi="Times New Roman" w:cs="Times New Roman"/>
          <w:sz w:val="24"/>
          <w:szCs w:val="24"/>
          <w:lang w:val="en-US"/>
        </w:rPr>
        <w:t>ratio between the coefficients of variation</w:t>
      </w:r>
      <w:r w:rsidR="00650DCC" w:rsidRPr="00507769">
        <w:rPr>
          <w:rFonts w:ascii="Times New Roman" w:hAnsi="Times New Roman" w:cs="Times New Roman"/>
          <w:sz w:val="24"/>
          <w:szCs w:val="24"/>
          <w:lang w:val="en-US"/>
        </w:rPr>
        <w:t xml:space="preserve"> (i.e., SD divided by the mean)</w:t>
      </w:r>
      <w:r w:rsidR="00121A45" w:rsidRPr="00507769">
        <w:rPr>
          <w:rFonts w:ascii="Times New Roman" w:hAnsi="Times New Roman" w:cs="Times New Roman"/>
          <w:sz w:val="24"/>
          <w:szCs w:val="24"/>
          <w:lang w:val="en-US"/>
        </w:rPr>
        <w:t xml:space="preserve"> </w:t>
      </w:r>
      <w:r w:rsidR="00650DCC" w:rsidRPr="00507769">
        <w:rPr>
          <w:rFonts w:ascii="Times New Roman" w:hAnsi="Times New Roman" w:cs="Times New Roman"/>
          <w:sz w:val="24"/>
          <w:szCs w:val="24"/>
          <w:lang w:val="en-US"/>
        </w:rPr>
        <w:t>for</w:t>
      </w:r>
      <w:r w:rsidR="0089388A" w:rsidRPr="00507769">
        <w:rPr>
          <w:rFonts w:ascii="Times New Roman" w:hAnsi="Times New Roman" w:cs="Times New Roman"/>
          <w:sz w:val="24"/>
          <w:szCs w:val="24"/>
          <w:lang w:val="en-US"/>
        </w:rPr>
        <w:t xml:space="preserve"> treatments</w:t>
      </w:r>
      <w:r w:rsidR="00121A45" w:rsidRPr="00507769">
        <w:rPr>
          <w:rFonts w:ascii="Times New Roman" w:hAnsi="Times New Roman" w:cs="Times New Roman"/>
          <w:sz w:val="24"/>
          <w:szCs w:val="24"/>
          <w:lang w:val="en-US"/>
        </w:rPr>
        <w:t xml:space="preserve">. </w:t>
      </w:r>
      <w:r w:rsidR="00650DCC" w:rsidRPr="00507769">
        <w:rPr>
          <w:rFonts w:ascii="Times New Roman" w:hAnsi="Times New Roman" w:cs="Times New Roman"/>
          <w:sz w:val="24"/>
          <w:szCs w:val="24"/>
          <w:lang w:val="en-US"/>
        </w:rPr>
        <w:t xml:space="preserve">We used </w:t>
      </w:r>
      <w:r w:rsidR="00650DCC" w:rsidRPr="00507769">
        <w:rPr>
          <w:rFonts w:ascii="Times New Roman" w:hAnsi="Times New Roman" w:cs="Times New Roman"/>
          <w:i/>
          <w:iCs/>
          <w:sz w:val="24"/>
          <w:szCs w:val="24"/>
          <w:lang w:val="en-US"/>
        </w:rPr>
        <w:t>ln</w:t>
      </w:r>
      <w:r w:rsidR="00650DCC" w:rsidRPr="00507769">
        <w:rPr>
          <w:rFonts w:ascii="Times New Roman" w:hAnsi="Times New Roman" w:cs="Times New Roman"/>
          <w:sz w:val="24"/>
          <w:szCs w:val="24"/>
          <w:lang w:val="en-US"/>
        </w:rPr>
        <w:t xml:space="preserve">CVR because we observed strong mean-variance relationships in our data. </w:t>
      </w:r>
      <w:r w:rsidR="009C6BE5" w:rsidRPr="00507769">
        <w:rPr>
          <w:rFonts w:ascii="Times New Roman" w:hAnsi="Times New Roman" w:cs="Times New Roman"/>
          <w:sz w:val="24"/>
          <w:szCs w:val="24"/>
          <w:lang w:val="en-US"/>
        </w:rPr>
        <w:t>When dive durations were measured at multiple temperatures</w:t>
      </w:r>
      <w:r w:rsidR="00173C12">
        <w:rPr>
          <w:rFonts w:ascii="Times New Roman" w:hAnsi="Times New Roman" w:cs="Times New Roman"/>
          <w:sz w:val="24"/>
          <w:szCs w:val="24"/>
          <w:lang w:val="en-US"/>
        </w:rPr>
        <w:t xml:space="preserve"> in laboratory-based studies</w:t>
      </w:r>
      <w:r w:rsidR="009C6BE5" w:rsidRPr="00507769">
        <w:rPr>
          <w:rFonts w:ascii="Times New Roman" w:hAnsi="Times New Roman" w:cs="Times New Roman"/>
          <w:sz w:val="24"/>
          <w:szCs w:val="24"/>
          <w:lang w:val="en-US"/>
        </w:rPr>
        <w:t xml:space="preserve">, we took each pairwise </w:t>
      </w:r>
      <w:r w:rsidR="0089388A" w:rsidRPr="00507769">
        <w:rPr>
          <w:rFonts w:ascii="Times New Roman" w:hAnsi="Times New Roman" w:cs="Times New Roman"/>
          <w:sz w:val="24"/>
          <w:szCs w:val="24"/>
          <w:lang w:val="en-US"/>
        </w:rPr>
        <w:t xml:space="preserve">temperature </w:t>
      </w:r>
      <w:r w:rsidR="009C6BE5" w:rsidRPr="00507769">
        <w:rPr>
          <w:rFonts w:ascii="Times New Roman" w:hAnsi="Times New Roman" w:cs="Times New Roman"/>
          <w:sz w:val="24"/>
          <w:szCs w:val="24"/>
          <w:lang w:val="en-US"/>
        </w:rPr>
        <w:t>comparison.</w:t>
      </w:r>
      <w:r w:rsidR="00173C12">
        <w:rPr>
          <w:rFonts w:ascii="Times New Roman" w:hAnsi="Times New Roman" w:cs="Times New Roman"/>
          <w:sz w:val="24"/>
          <w:szCs w:val="24"/>
          <w:lang w:val="en-US"/>
        </w:rPr>
        <w:t xml:space="preserve"> When dive durations were measured in the field, we took either seasonal mean dive durations (i.e. winter </w:t>
      </w:r>
      <w:r w:rsidR="00173C12">
        <w:rPr>
          <w:rFonts w:ascii="Times New Roman" w:hAnsi="Times New Roman" w:cs="Times New Roman"/>
          <w:i/>
          <w:iCs/>
          <w:sz w:val="24"/>
          <w:szCs w:val="24"/>
          <w:lang w:val="en-US"/>
        </w:rPr>
        <w:t>versus</w:t>
      </w:r>
      <w:r w:rsidR="00173C12">
        <w:rPr>
          <w:rFonts w:ascii="Times New Roman" w:hAnsi="Times New Roman" w:cs="Times New Roman"/>
          <w:sz w:val="24"/>
          <w:szCs w:val="24"/>
          <w:lang w:val="en-US"/>
        </w:rPr>
        <w:t xml:space="preserve"> summer) or mean dive durations for the highest and lowest reported temperature (e.g. warmest/coolest month or warmest/coolest temperature reported across a habitat thermal gradient). </w:t>
      </w:r>
      <w:r w:rsidR="001B30C7" w:rsidRPr="00507769">
        <w:rPr>
          <w:rFonts w:ascii="Times New Roman" w:hAnsi="Times New Roman" w:cs="Times New Roman"/>
          <w:sz w:val="24"/>
          <w:szCs w:val="24"/>
          <w:lang w:val="en-US"/>
        </w:rPr>
        <w:t xml:space="preserve">For both </w:t>
      </w:r>
      <w:r w:rsidR="00094B28" w:rsidRPr="00507769">
        <w:rPr>
          <w:rFonts w:ascii="Times New Roman" w:hAnsi="Times New Roman" w:cs="Times New Roman"/>
          <w:sz w:val="24"/>
          <w:szCs w:val="24"/>
          <w:lang w:val="en-US"/>
        </w:rPr>
        <w:t>effect sizes</w:t>
      </w:r>
      <w:r w:rsidR="001B30C7" w:rsidRPr="00507769">
        <w:rPr>
          <w:rFonts w:ascii="Times New Roman" w:hAnsi="Times New Roman" w:cs="Times New Roman"/>
          <w:sz w:val="24"/>
          <w:szCs w:val="24"/>
          <w:lang w:val="en-US"/>
        </w:rPr>
        <w:t xml:space="preserve"> (</w:t>
      </w:r>
      <w:r w:rsidR="001B30C7" w:rsidRPr="00507769">
        <w:rPr>
          <w:rFonts w:ascii="Times New Roman" w:hAnsi="Times New Roman" w:cs="Times New Roman"/>
          <w:i/>
          <w:iCs/>
          <w:sz w:val="24"/>
          <w:szCs w:val="24"/>
          <w:lang w:val="en-US"/>
        </w:rPr>
        <w:t>ln</w:t>
      </w:r>
      <w:r w:rsidR="001B30C7" w:rsidRPr="00507769">
        <w:rPr>
          <w:rFonts w:ascii="Times New Roman" w:hAnsi="Times New Roman" w:cs="Times New Roman"/>
          <w:sz w:val="24"/>
          <w:szCs w:val="24"/>
          <w:lang w:val="en-US"/>
        </w:rPr>
        <w:t xml:space="preserve">RR and </w:t>
      </w:r>
      <w:r w:rsidR="001B30C7" w:rsidRPr="00507769">
        <w:rPr>
          <w:rFonts w:ascii="Times New Roman" w:hAnsi="Times New Roman" w:cs="Times New Roman"/>
          <w:i/>
          <w:iCs/>
          <w:sz w:val="24"/>
          <w:szCs w:val="24"/>
          <w:lang w:val="en-US"/>
        </w:rPr>
        <w:t>ln</w:t>
      </w:r>
      <w:r w:rsidR="001B30C7" w:rsidRPr="00507769">
        <w:rPr>
          <w:rFonts w:ascii="Times New Roman" w:hAnsi="Times New Roman" w:cs="Times New Roman"/>
          <w:sz w:val="24"/>
          <w:szCs w:val="24"/>
          <w:lang w:val="en-US"/>
        </w:rPr>
        <w:t>CVR), we specified the control temperature (i.e.</w:t>
      </w:r>
      <w:r w:rsidR="0026721E" w:rsidRPr="00507769">
        <w:rPr>
          <w:rFonts w:ascii="Times New Roman" w:hAnsi="Times New Roman" w:cs="Times New Roman"/>
          <w:sz w:val="24"/>
          <w:szCs w:val="24"/>
          <w:lang w:val="en-US"/>
        </w:rPr>
        <w:t>,</w:t>
      </w:r>
      <w:r w:rsidR="001B30C7" w:rsidRPr="00507769">
        <w:rPr>
          <w:rFonts w:ascii="Times New Roman" w:hAnsi="Times New Roman" w:cs="Times New Roman"/>
          <w:sz w:val="24"/>
          <w:szCs w:val="24"/>
          <w:lang w:val="en-US"/>
        </w:rPr>
        <w:t xml:space="preserve"> cooler temperature) as the denominator and the treatment temperature (i.e.</w:t>
      </w:r>
      <w:r w:rsidR="0026721E" w:rsidRPr="00507769">
        <w:rPr>
          <w:rFonts w:ascii="Times New Roman" w:hAnsi="Times New Roman" w:cs="Times New Roman"/>
          <w:sz w:val="24"/>
          <w:szCs w:val="24"/>
          <w:lang w:val="en-US"/>
        </w:rPr>
        <w:t>,</w:t>
      </w:r>
      <w:r w:rsidR="001B30C7" w:rsidRPr="00507769">
        <w:rPr>
          <w:rFonts w:ascii="Times New Roman" w:hAnsi="Times New Roman" w:cs="Times New Roman"/>
          <w:sz w:val="24"/>
          <w:szCs w:val="24"/>
          <w:lang w:val="en-US"/>
        </w:rPr>
        <w:t xml:space="preserve"> warmer temperature) as the numerator, so that negative effect sizes indicate a decrease in dive duration means or variance at the warmer (treatment) temperature, whereas positive effect sizes indicate an increase in dive duration means or variance at the warmer (treatment) temperature. </w:t>
      </w:r>
    </w:p>
    <w:p w14:paraId="3AF13793" w14:textId="77777777" w:rsidR="0026721E" w:rsidRPr="00507769" w:rsidRDefault="0026721E" w:rsidP="00CA7277">
      <w:pPr>
        <w:spacing w:line="276" w:lineRule="auto"/>
        <w:jc w:val="both"/>
        <w:rPr>
          <w:rFonts w:ascii="Times New Roman" w:hAnsi="Times New Roman" w:cs="Times New Roman"/>
          <w:i/>
          <w:iCs/>
          <w:sz w:val="24"/>
          <w:szCs w:val="24"/>
          <w:lang w:val="en-US"/>
        </w:rPr>
      </w:pPr>
    </w:p>
    <w:p w14:paraId="6AFA1464" w14:textId="17372E20" w:rsidR="00693A79" w:rsidRPr="00507769" w:rsidRDefault="00693A79" w:rsidP="0026721E">
      <w:pPr>
        <w:spacing w:after="60" w:line="276" w:lineRule="auto"/>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Moderators</w:t>
      </w:r>
    </w:p>
    <w:p w14:paraId="2333DCCC" w14:textId="4F62170B" w:rsidR="00693A79" w:rsidRPr="00507769" w:rsidRDefault="00116309"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We extracted a series of </w:t>
      </w:r>
      <w:r w:rsidR="00F57DA9" w:rsidRPr="00507769">
        <w:rPr>
          <w:rFonts w:ascii="Times New Roman" w:hAnsi="Times New Roman" w:cs="Times New Roman"/>
          <w:sz w:val="24"/>
          <w:szCs w:val="24"/>
          <w:lang w:val="en-US"/>
        </w:rPr>
        <w:t>moderator variables from each study</w:t>
      </w:r>
      <w:r w:rsidRPr="00507769">
        <w:rPr>
          <w:rFonts w:ascii="Times New Roman" w:hAnsi="Times New Roman" w:cs="Times New Roman"/>
          <w:sz w:val="24"/>
          <w:szCs w:val="24"/>
          <w:lang w:val="en-US"/>
        </w:rPr>
        <w:t xml:space="preserve"> that we predicted would affect both the magnitude and direction of effect sizes. These included: 1) </w:t>
      </w:r>
      <w:r w:rsidR="0026721E" w:rsidRPr="00507769">
        <w:rPr>
          <w:rFonts w:ascii="Times New Roman" w:hAnsi="Times New Roman" w:cs="Times New Roman"/>
          <w:sz w:val="24"/>
          <w:szCs w:val="24"/>
          <w:lang w:val="en-US"/>
        </w:rPr>
        <w:t>the magnitude of temperature change between treatments (i.e. ΔT), 2) species respiration mode</w:t>
      </w:r>
      <w:r w:rsidR="00F57DA9" w:rsidRPr="00507769">
        <w:rPr>
          <w:rFonts w:ascii="Times New Roman" w:hAnsi="Times New Roman" w:cs="Times New Roman"/>
          <w:sz w:val="24"/>
          <w:szCs w:val="24"/>
          <w:lang w:val="en-US"/>
        </w:rPr>
        <w:t xml:space="preserve"> (i.e.</w:t>
      </w:r>
      <w:r w:rsidR="0026721E" w:rsidRPr="00507769">
        <w:rPr>
          <w:rFonts w:ascii="Times New Roman" w:hAnsi="Times New Roman" w:cs="Times New Roman"/>
          <w:sz w:val="24"/>
          <w:szCs w:val="24"/>
          <w:lang w:val="en-US"/>
        </w:rPr>
        <w:t>,</w:t>
      </w:r>
      <w:r w:rsidR="00F57DA9" w:rsidRPr="00507769">
        <w:rPr>
          <w:rFonts w:ascii="Times New Roman" w:hAnsi="Times New Roman" w:cs="Times New Roman"/>
          <w:sz w:val="24"/>
          <w:szCs w:val="24"/>
          <w:lang w:val="en-US"/>
        </w:rPr>
        <w:t xml:space="preserve"> </w:t>
      </w:r>
      <w:proofErr w:type="gramStart"/>
      <w:r w:rsidR="00F57DA9" w:rsidRPr="00507769">
        <w:rPr>
          <w:rFonts w:ascii="Times New Roman" w:hAnsi="Times New Roman" w:cs="Times New Roman"/>
          <w:sz w:val="24"/>
          <w:szCs w:val="24"/>
          <w:lang w:val="en-US"/>
        </w:rPr>
        <w:t>aerial</w:t>
      </w:r>
      <w:proofErr w:type="gramEnd"/>
      <w:r w:rsidR="00F57DA9" w:rsidRPr="00507769">
        <w:rPr>
          <w:rFonts w:ascii="Times New Roman" w:hAnsi="Times New Roman" w:cs="Times New Roman"/>
          <w:sz w:val="24"/>
          <w:szCs w:val="24"/>
          <w:lang w:val="en-US"/>
        </w:rPr>
        <w:t xml:space="preserve"> or bimodal)</w:t>
      </w:r>
      <w:r w:rsidRPr="00507769">
        <w:rPr>
          <w:rFonts w:ascii="Times New Roman" w:hAnsi="Times New Roman" w:cs="Times New Roman"/>
          <w:sz w:val="24"/>
          <w:szCs w:val="24"/>
          <w:lang w:val="en-US"/>
        </w:rPr>
        <w:t xml:space="preserve">; </w:t>
      </w:r>
      <w:r w:rsidR="0026721E" w:rsidRPr="00507769">
        <w:rPr>
          <w:rFonts w:ascii="Times New Roman" w:hAnsi="Times New Roman" w:cs="Times New Roman"/>
          <w:sz w:val="24"/>
          <w:szCs w:val="24"/>
          <w:lang w:val="en-US"/>
        </w:rPr>
        <w:t>3</w:t>
      </w:r>
      <w:r w:rsidRPr="00507769">
        <w:rPr>
          <w:rFonts w:ascii="Times New Roman" w:hAnsi="Times New Roman" w:cs="Times New Roman"/>
          <w:sz w:val="24"/>
          <w:szCs w:val="24"/>
          <w:lang w:val="en-US"/>
        </w:rPr>
        <w:t xml:space="preserve">) </w:t>
      </w:r>
      <w:r w:rsidR="00F57DA9" w:rsidRPr="00507769">
        <w:rPr>
          <w:rFonts w:ascii="Times New Roman" w:hAnsi="Times New Roman" w:cs="Times New Roman"/>
          <w:sz w:val="24"/>
          <w:szCs w:val="24"/>
          <w:lang w:val="en-US"/>
        </w:rPr>
        <w:t xml:space="preserve">body mass (g) and </w:t>
      </w:r>
      <w:r w:rsidRPr="00507769">
        <w:rPr>
          <w:rFonts w:ascii="Times New Roman" w:hAnsi="Times New Roman" w:cs="Times New Roman"/>
          <w:sz w:val="24"/>
          <w:szCs w:val="24"/>
          <w:lang w:val="en-US"/>
        </w:rPr>
        <w:t>4) the average temperature of the two treatments (T</w:t>
      </w:r>
      <w:r w:rsidRPr="00507769">
        <w:rPr>
          <w:rFonts w:ascii="Times New Roman" w:hAnsi="Times New Roman" w:cs="Times New Roman"/>
          <w:sz w:val="24"/>
          <w:szCs w:val="24"/>
          <w:vertAlign w:val="subscript"/>
          <w:lang w:val="en-US"/>
        </w:rPr>
        <w:t>mean</w:t>
      </w:r>
      <w:r w:rsidRPr="00507769">
        <w:rPr>
          <w:rFonts w:ascii="Times New Roman" w:hAnsi="Times New Roman" w:cs="Times New Roman"/>
          <w:sz w:val="24"/>
          <w:szCs w:val="24"/>
          <w:lang w:val="en-US"/>
        </w:rPr>
        <w:t>)</w:t>
      </w:r>
      <w:r w:rsidR="00F57DA9" w:rsidRPr="00507769">
        <w:rPr>
          <w:rFonts w:ascii="Times New Roman" w:hAnsi="Times New Roman" w:cs="Times New Roman"/>
          <w:sz w:val="24"/>
          <w:szCs w:val="24"/>
          <w:lang w:val="en-US"/>
        </w:rPr>
        <w:t xml:space="preserve">. </w:t>
      </w:r>
      <w:r w:rsidR="00A7103E" w:rsidRPr="00507769">
        <w:rPr>
          <w:rFonts w:ascii="Times New Roman" w:hAnsi="Times New Roman" w:cs="Times New Roman"/>
          <w:sz w:val="24"/>
          <w:szCs w:val="24"/>
          <w:lang w:val="en-US"/>
        </w:rPr>
        <w:t>Including the temperature difference between treatments, as well as the mean temperature of treatments, was important because we expected that the magnitude of effects would be larger for experimental treatments farther apart in temperature.</w:t>
      </w:r>
      <w:r w:rsidR="00094B28" w:rsidRPr="00507769">
        <w:rPr>
          <w:rFonts w:ascii="Times New Roman" w:hAnsi="Times New Roman" w:cs="Times New Roman"/>
          <w:sz w:val="24"/>
          <w:szCs w:val="24"/>
          <w:lang w:val="en-US"/>
        </w:rPr>
        <w:t xml:space="preserve"> </w:t>
      </w:r>
      <w:r w:rsidR="00A7103E" w:rsidRPr="00507769">
        <w:rPr>
          <w:rFonts w:ascii="Times New Roman" w:hAnsi="Times New Roman" w:cs="Times New Roman"/>
          <w:sz w:val="24"/>
          <w:szCs w:val="24"/>
          <w:lang w:val="en-US"/>
        </w:rPr>
        <w:t xml:space="preserve">Additionally, effect size and magnitude </w:t>
      </w:r>
      <w:r w:rsidR="0065202C" w:rsidRPr="00507769">
        <w:rPr>
          <w:rFonts w:ascii="Times New Roman" w:hAnsi="Times New Roman" w:cs="Times New Roman"/>
          <w:sz w:val="24"/>
          <w:szCs w:val="24"/>
          <w:lang w:val="en-US"/>
        </w:rPr>
        <w:t>are</w:t>
      </w:r>
      <w:r w:rsidR="00A7103E" w:rsidRPr="00507769">
        <w:rPr>
          <w:rFonts w:ascii="Times New Roman" w:hAnsi="Times New Roman" w:cs="Times New Roman"/>
          <w:sz w:val="24"/>
          <w:szCs w:val="24"/>
          <w:lang w:val="en-US"/>
        </w:rPr>
        <w:t xml:space="preserve"> expected to depend on the general temperature at which dive performance was measured; if treatments were conducted at </w:t>
      </w:r>
      <w:r w:rsidR="0026721E" w:rsidRPr="00507769">
        <w:rPr>
          <w:rFonts w:ascii="Times New Roman" w:hAnsi="Times New Roman" w:cs="Times New Roman"/>
          <w:sz w:val="24"/>
          <w:szCs w:val="24"/>
          <w:lang w:val="en-US"/>
        </w:rPr>
        <w:t>low</w:t>
      </w:r>
      <w:r w:rsidR="00A7103E" w:rsidRPr="00507769">
        <w:rPr>
          <w:rFonts w:ascii="Times New Roman" w:hAnsi="Times New Roman" w:cs="Times New Roman"/>
          <w:sz w:val="24"/>
          <w:szCs w:val="24"/>
          <w:lang w:val="en-US"/>
        </w:rPr>
        <w:t xml:space="preserve"> temperatures only small differences in dive duration are expected. </w:t>
      </w:r>
      <w:r w:rsidR="00F57DA9" w:rsidRPr="00507769">
        <w:rPr>
          <w:rFonts w:ascii="Times New Roman" w:hAnsi="Times New Roman" w:cs="Times New Roman"/>
          <w:sz w:val="24"/>
          <w:szCs w:val="24"/>
          <w:lang w:val="en-US"/>
        </w:rPr>
        <w:t>When body mass data were not presented</w:t>
      </w:r>
      <w:r w:rsidR="0065202C" w:rsidRPr="00507769">
        <w:rPr>
          <w:rFonts w:ascii="Times New Roman" w:hAnsi="Times New Roman" w:cs="Times New Roman"/>
          <w:sz w:val="24"/>
          <w:szCs w:val="24"/>
          <w:lang w:val="en-US"/>
        </w:rPr>
        <w:t xml:space="preserve"> (N =1)</w:t>
      </w:r>
      <w:r w:rsidR="00F57DA9" w:rsidRPr="00507769">
        <w:rPr>
          <w:rFonts w:ascii="Times New Roman" w:hAnsi="Times New Roman" w:cs="Times New Roman"/>
          <w:sz w:val="24"/>
          <w:szCs w:val="24"/>
          <w:lang w:val="en-US"/>
        </w:rPr>
        <w:t>, we obtained body mass estimates for the same species</w:t>
      </w:r>
      <w:r w:rsidR="0065202C" w:rsidRPr="00507769">
        <w:rPr>
          <w:rFonts w:ascii="Times New Roman" w:hAnsi="Times New Roman" w:cs="Times New Roman"/>
          <w:sz w:val="24"/>
          <w:szCs w:val="24"/>
          <w:lang w:val="en-US"/>
        </w:rPr>
        <w:t xml:space="preserve"> and </w:t>
      </w:r>
      <w:r w:rsidR="00F57DA9" w:rsidRPr="00507769">
        <w:rPr>
          <w:rFonts w:ascii="Times New Roman" w:hAnsi="Times New Roman" w:cs="Times New Roman"/>
          <w:sz w:val="24"/>
          <w:szCs w:val="24"/>
          <w:lang w:val="en-US"/>
        </w:rPr>
        <w:t>life-stage from published literature</w:t>
      </w:r>
      <w:r w:rsidR="0065202C" w:rsidRPr="00507769">
        <w:rPr>
          <w:rFonts w:ascii="Times New Roman" w:hAnsi="Times New Roman" w:cs="Times New Roman"/>
          <w:sz w:val="24"/>
          <w:szCs w:val="24"/>
          <w:lang w:val="en-US"/>
        </w:rPr>
        <w:t xml:space="preserve"> </w:t>
      </w:r>
      <w:r w:rsidR="0065202C" w:rsidRPr="00507769">
        <w:rPr>
          <w:rFonts w:ascii="Times New Roman" w:hAnsi="Times New Roman" w:cs="Times New Roman"/>
          <w:sz w:val="24"/>
          <w:szCs w:val="24"/>
          <w:lang w:val="en-US"/>
        </w:rPr>
        <w:fldChar w:fldCharType="begin"/>
      </w:r>
      <w:r w:rsidR="0065202C" w:rsidRPr="00507769">
        <w:rPr>
          <w:rFonts w:ascii="Times New Roman" w:hAnsi="Times New Roman" w:cs="Times New Roman"/>
          <w:sz w:val="24"/>
          <w:szCs w:val="24"/>
          <w:lang w:val="en-US"/>
        </w:rPr>
        <w:instrText xml:space="preserve"> ADDIN EN.CITE &lt;EndNote&gt;&lt;Cite&gt;&lt;Author&gt;Denoel&lt;/Author&gt;&lt;Year&gt;2005&lt;/Year&gt;&lt;RecNum&gt;478&lt;/RecNum&gt;&lt;DisplayText&gt;(Denoel et al., 2005)&lt;/DisplayText&gt;&lt;record&gt;&lt;rec-number&gt;478&lt;/rec-number&gt;&lt;foreign-keys&gt;&lt;key app="EN" db-id="tttdpeszc2d2fkevew7v2rskrsra9200wwvx" timestamp="1586823741"&gt;478&lt;/key&gt;&lt;/foreign-keys&gt;&lt;ref-type name="Journal Article"&gt;17&lt;/ref-type&gt;&lt;contributors&gt;&lt;authors&gt;&lt;author&gt;Denoel, M.&lt;/author&gt;&lt;author&gt;Mathieu, M.&lt;/author&gt;&lt;author&gt;Poncin, P.&lt;/author&gt;&lt;/authors&gt;&lt;/contributors&gt;&lt;titles&gt;&lt;title&gt;&lt;style face="normal" font="default" size="100%"&gt;Effect of water temperature on the courtship behavior of the Alpine newt &lt;/style&gt;&lt;style face="italic" font="default" size="100%"&gt;Triturus alpestris&lt;/style&gt;&lt;/title&gt;&lt;secondary-title&gt;Behavioral Ecology and Sociobiology&lt;/secondary-title&gt;&lt;/titles&gt;&lt;periodical&gt;&lt;full-title&gt;Behavioral Ecology and Sociobiology&lt;/full-title&gt;&lt;/periodical&gt;&lt;pages&gt;121-127&lt;/pages&gt;&lt;volume&gt;58&lt;/volume&gt;&lt;dates&gt;&lt;year&gt;2005&lt;/year&gt;&lt;/dates&gt;&lt;urls&gt;&lt;/urls&gt;&lt;/record&gt;&lt;/Cite&gt;&lt;/EndNote&gt;</w:instrText>
      </w:r>
      <w:r w:rsidR="0065202C" w:rsidRPr="00507769">
        <w:rPr>
          <w:rFonts w:ascii="Times New Roman" w:hAnsi="Times New Roman" w:cs="Times New Roman"/>
          <w:sz w:val="24"/>
          <w:szCs w:val="24"/>
          <w:lang w:val="en-US"/>
        </w:rPr>
        <w:fldChar w:fldCharType="separate"/>
      </w:r>
      <w:r w:rsidR="0065202C" w:rsidRPr="00507769">
        <w:rPr>
          <w:rFonts w:ascii="Times New Roman" w:hAnsi="Times New Roman" w:cs="Times New Roman"/>
          <w:noProof/>
          <w:sz w:val="24"/>
          <w:szCs w:val="24"/>
          <w:lang w:val="en-US"/>
        </w:rPr>
        <w:t>(Denoel et al., 2005)</w:t>
      </w:r>
      <w:r w:rsidR="0065202C" w:rsidRPr="00507769">
        <w:rPr>
          <w:rFonts w:ascii="Times New Roman" w:hAnsi="Times New Roman" w:cs="Times New Roman"/>
          <w:sz w:val="24"/>
          <w:szCs w:val="24"/>
          <w:lang w:val="en-US"/>
        </w:rPr>
        <w:fldChar w:fldCharType="end"/>
      </w:r>
      <w:r w:rsidR="0065202C" w:rsidRPr="00507769">
        <w:rPr>
          <w:rFonts w:ascii="Times New Roman" w:hAnsi="Times New Roman" w:cs="Times New Roman"/>
          <w:sz w:val="24"/>
          <w:szCs w:val="24"/>
          <w:lang w:val="en-US"/>
        </w:rPr>
        <w:t>.</w:t>
      </w:r>
    </w:p>
    <w:p w14:paraId="4C52A297" w14:textId="77777777" w:rsidR="00D92349" w:rsidRPr="00507769" w:rsidRDefault="00D92349" w:rsidP="00CA7277">
      <w:pPr>
        <w:spacing w:after="60" w:line="276" w:lineRule="auto"/>
        <w:jc w:val="both"/>
        <w:rPr>
          <w:rFonts w:ascii="Times New Roman" w:hAnsi="Times New Roman" w:cs="Times New Roman"/>
          <w:i/>
          <w:iCs/>
          <w:sz w:val="24"/>
          <w:szCs w:val="24"/>
          <w:lang w:val="en-US"/>
        </w:rPr>
      </w:pPr>
    </w:p>
    <w:p w14:paraId="23789C20" w14:textId="264BFDC1" w:rsidR="004E3B0B" w:rsidRPr="00507769" w:rsidRDefault="004E3B0B" w:rsidP="00CA7277">
      <w:pPr>
        <w:spacing w:after="60" w:line="276" w:lineRule="auto"/>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Meta-analysis</w:t>
      </w:r>
    </w:p>
    <w:p w14:paraId="48ADB216" w14:textId="5A99C2CF" w:rsidR="00786A7B" w:rsidRPr="00507769" w:rsidRDefault="00056988" w:rsidP="00CA7277">
      <w:pPr>
        <w:pStyle w:val="Default"/>
        <w:spacing w:line="276" w:lineRule="auto"/>
        <w:jc w:val="both"/>
        <w:rPr>
          <w:lang w:val="en-US"/>
        </w:rPr>
      </w:pPr>
      <w:r w:rsidRPr="00507769">
        <w:t>We fit</w:t>
      </w:r>
      <w:r w:rsidR="00DE13D5">
        <w:t>ted</w:t>
      </w:r>
      <w:r w:rsidRPr="00507769">
        <w:t xml:space="preserve"> </w:t>
      </w:r>
      <w:r w:rsidR="001D4D5B" w:rsidRPr="00507769">
        <w:t xml:space="preserve">multilevel </w:t>
      </w:r>
      <w:r w:rsidRPr="00507769">
        <w:t>meta-analytic</w:t>
      </w:r>
      <w:r w:rsidR="001D4D5B" w:rsidRPr="00507769">
        <w:t xml:space="preserve"> (MLMA)</w:t>
      </w:r>
      <w:r w:rsidRPr="00507769">
        <w:t xml:space="preserve"> and meta-regression</w:t>
      </w:r>
      <w:r w:rsidR="001D4D5B" w:rsidRPr="00507769">
        <w:t xml:space="preserve"> (MLMR)</w:t>
      </w:r>
      <w:r w:rsidRPr="00507769">
        <w:t xml:space="preserve"> models using the </w:t>
      </w:r>
      <w:r w:rsidRPr="00507769">
        <w:rPr>
          <w:i/>
          <w:iCs/>
        </w:rPr>
        <w:t xml:space="preserve">rma.mv </w:t>
      </w:r>
      <w:r w:rsidRPr="00507769">
        <w:t xml:space="preserve">function in the </w:t>
      </w:r>
      <w:r w:rsidR="003D2186" w:rsidRPr="00507769">
        <w:rPr>
          <w:i/>
          <w:iCs/>
        </w:rPr>
        <w:t xml:space="preserve">metafor </w:t>
      </w:r>
      <w:r w:rsidRPr="00507769">
        <w:t xml:space="preserve">package in </w:t>
      </w:r>
      <w:r w:rsidRPr="00507769">
        <w:rPr>
          <w:i/>
          <w:iCs/>
        </w:rPr>
        <w:t xml:space="preserve">R. </w:t>
      </w:r>
      <w:r w:rsidR="00AA023A" w:rsidRPr="00507769">
        <w:t xml:space="preserve">When </w:t>
      </w:r>
      <w:r w:rsidR="00293E9A" w:rsidRPr="00507769">
        <w:t>the 95% confidence intervals of model estimates did not cross zero</w:t>
      </w:r>
      <w:r w:rsidR="00AA023A" w:rsidRPr="00507769">
        <w:t>, they were considered statistically significant.</w:t>
      </w:r>
      <w:r w:rsidR="00293E9A" w:rsidRPr="00507769">
        <w:rPr>
          <w:lang w:val="en-US"/>
        </w:rPr>
        <w:t xml:space="preserve"> </w:t>
      </w:r>
      <w:r w:rsidR="001D4D5B" w:rsidRPr="00507769">
        <w:t xml:space="preserve">Confidence intervals were estimated using the </w:t>
      </w:r>
      <w:r w:rsidR="001D4D5B" w:rsidRPr="00507769">
        <w:rPr>
          <w:i/>
          <w:iCs/>
        </w:rPr>
        <w:t>t</w:t>
      </w:r>
      <w:r w:rsidR="001D4D5B" w:rsidRPr="00507769">
        <w:t>-distribution given small study numbers in some levels of categorical moderators.</w:t>
      </w:r>
      <w:r w:rsidR="001D4D5B" w:rsidRPr="00507769">
        <w:rPr>
          <w:lang w:val="en-US"/>
        </w:rPr>
        <w:t xml:space="preserve"> We calculated overall mean estimates and between</w:t>
      </w:r>
      <w:r w:rsidR="00E32F38">
        <w:rPr>
          <w:lang w:val="en-US"/>
        </w:rPr>
        <w:t>-</w:t>
      </w:r>
      <w:r w:rsidR="001D4D5B" w:rsidRPr="00507769">
        <w:rPr>
          <w:lang w:val="en-US"/>
        </w:rPr>
        <w:t xml:space="preserve">study and phylogenetic heterogeneity using our MLMA models </w:t>
      </w:r>
      <w:r w:rsidR="001D4D5B" w:rsidRPr="00507769">
        <w:rPr>
          <w:lang w:val="en-US"/>
        </w:rPr>
        <w:fldChar w:fldCharType="begin"/>
      </w:r>
      <w:r w:rsidR="004B5418" w:rsidRPr="00507769">
        <w:rPr>
          <w:lang w:val="en-US"/>
        </w:rPr>
        <w:instrText xml:space="preserve"> ADDIN EN.CITE &lt;EndNote&gt;&lt;Cite&gt;&lt;Author&gt;Nakagawa&lt;/Author&gt;&lt;Year&gt;2012&lt;/Year&gt;&lt;RecNum&gt;497&lt;/RecNum&gt;&lt;Prefix&gt;according to &lt;/Prefix&gt;&lt;DisplayText&gt;(according to 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1D4D5B" w:rsidRPr="00507769">
        <w:rPr>
          <w:lang w:val="en-US"/>
        </w:rPr>
        <w:fldChar w:fldCharType="separate"/>
      </w:r>
      <w:r w:rsidR="001D4D5B" w:rsidRPr="00507769">
        <w:rPr>
          <w:noProof/>
          <w:lang w:val="en-US"/>
        </w:rPr>
        <w:t>(according to Nakagawa and Santos, 2012)</w:t>
      </w:r>
      <w:r w:rsidR="001D4D5B" w:rsidRPr="00507769">
        <w:rPr>
          <w:lang w:val="en-US"/>
        </w:rPr>
        <w:fldChar w:fldCharType="end"/>
      </w:r>
      <w:r w:rsidR="001D4D5B" w:rsidRPr="00507769">
        <w:rPr>
          <w:lang w:val="en-US"/>
        </w:rPr>
        <w:t>.</w:t>
      </w:r>
      <w:r w:rsidR="004B5418" w:rsidRPr="00507769">
        <w:rPr>
          <w:lang w:val="en-US"/>
        </w:rPr>
        <w:t xml:space="preserve"> </w:t>
      </w:r>
      <w:r w:rsidR="00D92349" w:rsidRPr="00507769">
        <w:rPr>
          <w:lang w:val="en-US"/>
        </w:rPr>
        <w:t>The magnitude of temperature change (i.e. ΔT), mean temperature (T</w:t>
      </w:r>
      <w:r w:rsidR="00D92349" w:rsidRPr="00507769">
        <w:rPr>
          <w:vertAlign w:val="subscript"/>
          <w:lang w:val="en-US"/>
        </w:rPr>
        <w:t>mean</w:t>
      </w:r>
      <w:r w:rsidR="00D92349" w:rsidRPr="00507769">
        <w:rPr>
          <w:lang w:val="en-US"/>
        </w:rPr>
        <w:t>), r</w:t>
      </w:r>
      <w:r w:rsidR="00293E9A" w:rsidRPr="00507769">
        <w:rPr>
          <w:lang w:val="en-US"/>
        </w:rPr>
        <w:t xml:space="preserve">espiration mode (i.e. </w:t>
      </w:r>
      <w:r w:rsidR="00293E9A" w:rsidRPr="00507769">
        <w:rPr>
          <w:lang w:val="en-US"/>
        </w:rPr>
        <w:lastRenderedPageBreak/>
        <w:t>aerial or bimodal)</w:t>
      </w:r>
      <w:r w:rsidR="004B5418" w:rsidRPr="00507769">
        <w:rPr>
          <w:lang w:val="en-US"/>
        </w:rPr>
        <w:t>,</w:t>
      </w:r>
      <w:r w:rsidR="00293E9A" w:rsidRPr="00507769">
        <w:rPr>
          <w:lang w:val="en-US"/>
        </w:rPr>
        <w:t xml:space="preserve"> </w:t>
      </w:r>
      <w:r w:rsidR="00C71A9C" w:rsidRPr="00507769">
        <w:rPr>
          <w:lang w:val="en-US"/>
        </w:rPr>
        <w:t xml:space="preserve">logged </w:t>
      </w:r>
      <w:r w:rsidR="00293E9A" w:rsidRPr="00507769">
        <w:rPr>
          <w:lang w:val="en-US"/>
        </w:rPr>
        <w:t xml:space="preserve">body mass (g) and </w:t>
      </w:r>
      <w:r w:rsidR="004B5418" w:rsidRPr="00507769">
        <w:rPr>
          <w:lang w:val="en-US"/>
        </w:rPr>
        <w:t xml:space="preserve">study type (lab- or field-based) </w:t>
      </w:r>
      <w:r w:rsidR="00293E9A" w:rsidRPr="00507769">
        <w:rPr>
          <w:lang w:val="en-US"/>
        </w:rPr>
        <w:t xml:space="preserve">were included as moderator variables. </w:t>
      </w:r>
      <w:r w:rsidR="00D12BC4" w:rsidRPr="00507769">
        <w:rPr>
          <w:lang w:val="en-US"/>
        </w:rPr>
        <w:t xml:space="preserve">To </w:t>
      </w:r>
      <w:r w:rsidR="00227BE8" w:rsidRPr="00507769">
        <w:rPr>
          <w:lang w:val="en-US"/>
        </w:rPr>
        <w:t>visuali</w:t>
      </w:r>
      <w:r w:rsidR="00227BE8">
        <w:rPr>
          <w:lang w:val="en-US"/>
        </w:rPr>
        <w:t xml:space="preserve">se </w:t>
      </w:r>
      <w:r w:rsidR="00D12BC4" w:rsidRPr="00507769">
        <w:rPr>
          <w:lang w:val="en-US"/>
        </w:rPr>
        <w:t>the impact of moderator variables, effect sizes were calculated for</w:t>
      </w:r>
      <w:r w:rsidR="00906F49" w:rsidRPr="00507769">
        <w:rPr>
          <w:lang w:val="en-US"/>
        </w:rPr>
        <w:t xml:space="preserve"> different magnitudes of temperature increases (i.e. + 3°C, + 5-7°C, + 8-9°C and + ≥ 10°C) and for</w:t>
      </w:r>
      <w:r w:rsidR="00D12BC4" w:rsidRPr="00507769">
        <w:rPr>
          <w:lang w:val="en-US"/>
        </w:rPr>
        <w:t xml:space="preserve"> aerial versus bimodal breathers</w:t>
      </w:r>
      <w:r w:rsidR="004B5418" w:rsidRPr="00507769">
        <w:rPr>
          <w:lang w:val="en-US"/>
        </w:rPr>
        <w:t xml:space="preserve"> and plotted using orchard plots </w:t>
      </w:r>
      <w:r w:rsidR="004B5418" w:rsidRPr="00507769">
        <w:rPr>
          <w:lang w:val="en-US"/>
        </w:rPr>
        <w:fldChar w:fldCharType="begin"/>
      </w:r>
      <w:r w:rsidR="004B5418" w:rsidRPr="00507769">
        <w:rPr>
          <w:lang w:val="en-US"/>
        </w:rPr>
        <w:instrText xml:space="preserve"> ADDIN EN.CITE &lt;EndNote&gt;&lt;Cite&gt;&lt;Author&gt;Nakagawa&lt;/Author&gt;&lt;Year&gt;2020&lt;/Year&gt;&lt;RecNum&gt;500&lt;/RecNum&gt;&lt;DisplayText&gt;(Nakagawa et al., 2020)&lt;/DisplayText&gt;&lt;record&gt;&lt;rec-number&gt;500&lt;/rec-number&gt;&lt;foreign-keys&gt;&lt;key app="EN" db-id="tttdpeszc2d2fkevew7v2rskrsra9200wwvx" timestamp="1588040648"&gt;500&lt;/key&gt;&lt;/foreign-keys&gt;&lt;ref-type name="Journal Article"&gt;17&lt;/ref-type&gt;&lt;contributors&gt;&lt;authors&gt;&lt;author&gt;Nakagawa, S.&lt;/author&gt;&lt;author&gt;Lagisz, M.&lt;/author&gt;&lt;author&gt;O&amp;apos;Dea, R. E.&lt;/author&gt;&lt;author&gt;Ruthsatz, K.&lt;/author&gt;&lt;author&gt;Yang, J.&lt;/author&gt;&lt;author&gt;Noble, D.W.A.&lt;/author&gt;&lt;author&gt;Senior, A. M.&lt;/author&gt;&lt;/authors&gt;&lt;/contributors&gt;&lt;titles&gt;&lt;title&gt;The Orchard Plot: Cultivating Forest Plots for Use in Ecology, Evolution and Beyond&lt;/title&gt;&lt;secondary-title&gt;Research Synthesis Methods&lt;/secondary-title&gt;&lt;/titles&gt;&lt;periodical&gt;&lt;full-title&gt;Research Synthesis Methods&lt;/full-title&gt;&lt;/periodical&gt;&lt;volume&gt;in press&lt;/volume&gt;&lt;dates&gt;&lt;year&gt;2020&lt;/year&gt;&lt;/dates&gt;&lt;urls&gt;&lt;/urls&gt;&lt;/record&gt;&lt;/Cite&gt;&lt;/EndNote&gt;</w:instrText>
      </w:r>
      <w:r w:rsidR="004B5418" w:rsidRPr="00507769">
        <w:rPr>
          <w:lang w:val="en-US"/>
        </w:rPr>
        <w:fldChar w:fldCharType="separate"/>
      </w:r>
      <w:r w:rsidR="004B5418" w:rsidRPr="00507769">
        <w:rPr>
          <w:noProof/>
          <w:lang w:val="en-US"/>
        </w:rPr>
        <w:t>(Nakagawa et al., 2020)</w:t>
      </w:r>
      <w:r w:rsidR="004B5418" w:rsidRPr="00507769">
        <w:rPr>
          <w:lang w:val="en-US"/>
        </w:rPr>
        <w:fldChar w:fldCharType="end"/>
      </w:r>
      <w:r w:rsidR="00D12BC4" w:rsidRPr="00507769">
        <w:rPr>
          <w:lang w:val="en-US"/>
        </w:rPr>
        <w:t xml:space="preserve">. </w:t>
      </w:r>
      <w:r w:rsidR="00AA023A" w:rsidRPr="00507769">
        <w:t xml:space="preserve">Our data contained several </w:t>
      </w:r>
      <w:r w:rsidR="00A00A4F" w:rsidRPr="00507769">
        <w:t xml:space="preserve">sources </w:t>
      </w:r>
      <w:r w:rsidR="00AA023A" w:rsidRPr="00507769">
        <w:t>of non-independence</w:t>
      </w:r>
      <w:r w:rsidR="00A00A4F" w:rsidRPr="00507769">
        <w:t xml:space="preserve">, such as shared sampling covariances between effect sizes, phylogenetic relationships among taxa and study-level non-independence </w:t>
      </w:r>
      <w:r w:rsidR="00D92349" w:rsidRPr="00507769">
        <w:fldChar w:fldCharType="begin"/>
      </w:r>
      <w:r w:rsidR="00D92349" w:rsidRPr="00507769">
        <w:instrText xml:space="preserve"> ADDIN EN.CITE &lt;EndNote&gt;&lt;Cite&gt;&lt;Author&gt;Noble&lt;/Author&gt;&lt;Year&gt;2017&lt;/Year&gt;&lt;RecNum&gt;496&lt;/RecNum&gt;&lt;DisplayText&gt;(Noble et al., 2017)&lt;/DisplayText&gt;&lt;record&gt;&lt;rec-number&gt;496&lt;/rec-number&gt;&lt;foreign-keys&gt;&lt;key app="EN" db-id="tttdpeszc2d2fkevew7v2rskrsra9200wwvx" timestamp="1587517241"&gt;496&lt;/key&gt;&lt;/foreign-keys&gt;&lt;ref-type name="Journal Article"&gt;17&lt;/ref-type&gt;&lt;contributors&gt;&lt;authors&gt;&lt;author&gt;Noble, D.W.A.&lt;/author&gt;&lt;author&gt;Lagisz, M.&lt;/author&gt;&lt;author&gt;O&amp;apos;Dea, R. E.&lt;/author&gt;&lt;author&gt;Nakagawa, S.&lt;/author&gt;&lt;/authors&gt;&lt;/contributors&gt;&lt;titles&gt;&lt;title&gt;Nonindependence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Ecology&lt;/full-title&gt;&lt;/periodical&gt;&lt;pages&gt;2410-2425&lt;/pages&gt;&lt;volume&gt;26&lt;/volume&gt;&lt;dates&gt;&lt;year&gt;2017&lt;/year&gt;&lt;/dates&gt;&lt;urls&gt;&lt;/urls&gt;&lt;/record&gt;&lt;/Cite&gt;&lt;/EndNote&gt;</w:instrText>
      </w:r>
      <w:r w:rsidR="00D92349" w:rsidRPr="00507769">
        <w:fldChar w:fldCharType="separate"/>
      </w:r>
      <w:r w:rsidR="00D92349" w:rsidRPr="00507769">
        <w:rPr>
          <w:noProof/>
        </w:rPr>
        <w:t>(Noble et al., 2017)</w:t>
      </w:r>
      <w:r w:rsidR="00D92349" w:rsidRPr="00507769">
        <w:fldChar w:fldCharType="end"/>
      </w:r>
      <w:r w:rsidR="00A00A4F" w:rsidRPr="00507769">
        <w:t>.</w:t>
      </w:r>
      <w:r w:rsidR="00AA023A" w:rsidRPr="00507769">
        <w:t xml:space="preserve"> </w:t>
      </w:r>
      <w:r w:rsidR="00A00A4F" w:rsidRPr="00507769">
        <w:t>W</w:t>
      </w:r>
      <w:r w:rsidR="00301259" w:rsidRPr="00507769">
        <w:t xml:space="preserve">e </w:t>
      </w:r>
      <w:r w:rsidR="00AA023A" w:rsidRPr="00507769">
        <w:t xml:space="preserve">accounted for </w:t>
      </w:r>
      <w:r w:rsidR="00A00A4F" w:rsidRPr="00507769">
        <w:t xml:space="preserve">these sources of non-independence </w:t>
      </w:r>
      <w:r w:rsidR="00AA023A" w:rsidRPr="00507769">
        <w:t xml:space="preserve">by </w:t>
      </w:r>
      <w:r w:rsidR="004740EA" w:rsidRPr="00507769">
        <w:t xml:space="preserve">including </w:t>
      </w:r>
      <w:r w:rsidR="00D92349" w:rsidRPr="00507769">
        <w:t>random effects</w:t>
      </w:r>
      <w:r w:rsidR="00A00A4F" w:rsidRPr="00507769">
        <w:t xml:space="preserve"> that estimate</w:t>
      </w:r>
      <w:r w:rsidR="00D92349" w:rsidRPr="00507769">
        <w:t>d</w:t>
      </w:r>
      <w:r w:rsidR="00A00A4F" w:rsidRPr="00507769">
        <w:t xml:space="preserve"> study and phylogenetic variance</w:t>
      </w:r>
      <w:r w:rsidR="00D92349" w:rsidRPr="00507769">
        <w:t>,</w:t>
      </w:r>
      <w:r w:rsidR="00A00A4F" w:rsidRPr="00507769">
        <w:t xml:space="preserve"> as well as a modified sampling (co)variance matrix that explicitly account</w:t>
      </w:r>
      <w:r w:rsidR="00A65D18" w:rsidRPr="00507769">
        <w:t>ed</w:t>
      </w:r>
      <w:r w:rsidR="00A00A4F" w:rsidRPr="00507769">
        <w:t xml:space="preserve"> for the covariance between effect sizes sharing treatment groups in their calculation</w:t>
      </w:r>
      <w:r w:rsidR="00AA023A" w:rsidRPr="00507769">
        <w:t xml:space="preserve">. </w:t>
      </w:r>
      <w:r w:rsidR="00A00A4F" w:rsidRPr="00507769">
        <w:t>To obtain a phylogenetic correlation matrix, w</w:t>
      </w:r>
      <w:r w:rsidR="00301259" w:rsidRPr="00507769">
        <w:t xml:space="preserve">e </w:t>
      </w:r>
      <w:r w:rsidR="00A00A4F" w:rsidRPr="00507769">
        <w:t xml:space="preserve">first </w:t>
      </w:r>
      <w:r w:rsidR="00301259" w:rsidRPr="00507769">
        <w:t>generated a phylogeny by searching for species names in the TimeTree database</w:t>
      </w:r>
      <w:r w:rsidR="00892B99" w:rsidRPr="00507769">
        <w:t xml:space="preserve"> </w:t>
      </w:r>
      <w:r w:rsidR="00D71C4D" w:rsidRPr="00507769">
        <w:fldChar w:fldCharType="begin"/>
      </w:r>
      <w:r w:rsidR="00D71C4D" w:rsidRPr="00507769">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00D71C4D" w:rsidRPr="00507769">
        <w:fldChar w:fldCharType="separate"/>
      </w:r>
      <w:r w:rsidR="00D71C4D" w:rsidRPr="00507769">
        <w:rPr>
          <w:noProof/>
        </w:rPr>
        <w:t>(timetree.org; Hedges et al., 2006)</w:t>
      </w:r>
      <w:r w:rsidR="00D71C4D" w:rsidRPr="00507769">
        <w:fldChar w:fldCharType="end"/>
      </w:r>
      <w:r w:rsidR="00D71C4D" w:rsidRPr="00507769">
        <w:t xml:space="preserve">, </w:t>
      </w:r>
      <w:r w:rsidR="00301259" w:rsidRPr="00507769">
        <w:t xml:space="preserve">which uses published molecular data to build a phylogenetic tree with branch lengths (Fig. </w:t>
      </w:r>
      <w:r w:rsidR="007525B8">
        <w:t>2</w:t>
      </w:r>
      <w:r w:rsidR="00301259" w:rsidRPr="00507769">
        <w:t xml:space="preserve">). </w:t>
      </w:r>
      <w:r w:rsidR="00A65D18" w:rsidRPr="00507769">
        <w:t xml:space="preserve">We also estimated a residual variance by including an observation-level random effect as this is not estimated by default in </w:t>
      </w:r>
      <w:r w:rsidR="00A65D18" w:rsidRPr="00507769">
        <w:rPr>
          <w:i/>
          <w:iCs/>
        </w:rPr>
        <w:t>metafor</w:t>
      </w:r>
      <w:r w:rsidR="00786A7B" w:rsidRPr="00507769">
        <w:t xml:space="preserve">. </w:t>
      </w:r>
      <w:r w:rsidR="00BB511B" w:rsidRPr="00507769">
        <w:t>There was one outlier</w:t>
      </w:r>
      <w:r w:rsidR="001E4D9C" w:rsidRPr="00507769">
        <w:t xml:space="preserve"> </w:t>
      </w:r>
      <w:r w:rsidR="001E4D9C" w:rsidRPr="00507769">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F16FD5">
        <w:instrText xml:space="preserve"> ADDIN EN.CITE </w:instrText>
      </w:r>
      <w:r w:rsidR="00F16FD5">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F16FD5">
        <w:instrText xml:space="preserve"> ADDIN EN.CITE.DATA </w:instrText>
      </w:r>
      <w:r w:rsidR="00F16FD5">
        <w:fldChar w:fldCharType="end"/>
      </w:r>
      <w:r w:rsidR="001E4D9C" w:rsidRPr="00507769">
        <w:fldChar w:fldCharType="separate"/>
      </w:r>
      <w:r w:rsidR="00F16FD5">
        <w:rPr>
          <w:noProof/>
        </w:rPr>
        <w:t>(Clark et al., 2008; study 23, observation 48)</w:t>
      </w:r>
      <w:r w:rsidR="001E4D9C" w:rsidRPr="00507769">
        <w:fldChar w:fldCharType="end"/>
      </w:r>
      <w:r w:rsidR="00571857" w:rsidRPr="00507769">
        <w:t xml:space="preserve"> in the laboratory-based dataset</w:t>
      </w:r>
      <w:r w:rsidR="00BB511B" w:rsidRPr="00507769">
        <w:t xml:space="preserve"> and we conducted sensitivity analyses to ensure that our results did not change when excluding it from our models. They did not, as such we only report models including the full dataset.</w:t>
      </w:r>
      <w:r w:rsidR="00571857" w:rsidRPr="00507769">
        <w:t xml:space="preserve"> </w:t>
      </w:r>
    </w:p>
    <w:p w14:paraId="42E7D96B" w14:textId="4DDBCD4B" w:rsidR="00D12BC4" w:rsidRPr="00507769" w:rsidRDefault="004740EA" w:rsidP="007018FE">
      <w:pPr>
        <w:spacing w:line="276" w:lineRule="auto"/>
        <w:ind w:firstLine="72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In addition to </w:t>
      </w:r>
      <w:r w:rsidR="00DE13D5" w:rsidRPr="00507769">
        <w:rPr>
          <w:rFonts w:ascii="Times New Roman" w:hAnsi="Times New Roman" w:cs="Times New Roman"/>
          <w:sz w:val="24"/>
          <w:szCs w:val="24"/>
          <w:lang w:val="en-US"/>
        </w:rPr>
        <w:t>analy</w:t>
      </w:r>
      <w:r w:rsidR="00DE13D5">
        <w:rPr>
          <w:rFonts w:ascii="Times New Roman" w:hAnsi="Times New Roman" w:cs="Times New Roman"/>
          <w:sz w:val="24"/>
          <w:szCs w:val="24"/>
          <w:lang w:val="en-US"/>
        </w:rPr>
        <w:t>s</w:t>
      </w:r>
      <w:r w:rsidR="00DE13D5" w:rsidRPr="00507769">
        <w:rPr>
          <w:rFonts w:ascii="Times New Roman" w:hAnsi="Times New Roman" w:cs="Times New Roman"/>
          <w:sz w:val="24"/>
          <w:szCs w:val="24"/>
          <w:lang w:val="en-US"/>
        </w:rPr>
        <w:t xml:space="preserve">ing </w:t>
      </w:r>
      <w:r w:rsidR="00B57568" w:rsidRPr="00507769">
        <w:rPr>
          <w:rFonts w:ascii="Times New Roman" w:hAnsi="Times New Roman" w:cs="Times New Roman"/>
          <w:sz w:val="24"/>
          <w:szCs w:val="24"/>
          <w:lang w:val="en-US"/>
        </w:rPr>
        <w:t>contrast-based effect sizes</w:t>
      </w:r>
      <w:r w:rsidRPr="00507769">
        <w:rPr>
          <w:rFonts w:ascii="Times New Roman" w:hAnsi="Times New Roman" w:cs="Times New Roman"/>
          <w:sz w:val="24"/>
          <w:szCs w:val="24"/>
          <w:lang w:val="en-US"/>
        </w:rPr>
        <w:t xml:space="preserve">, we also estimated the effect of temperature on </w:t>
      </w:r>
      <w:r w:rsidR="00A0238A" w:rsidRPr="00507769">
        <w:rPr>
          <w:rFonts w:ascii="Times New Roman" w:hAnsi="Times New Roman" w:cs="Times New Roman"/>
          <w:i/>
          <w:iCs/>
          <w:sz w:val="24"/>
          <w:szCs w:val="24"/>
          <w:lang w:val="en-US"/>
        </w:rPr>
        <w:t xml:space="preserve">lnMean </w:t>
      </w:r>
      <w:r w:rsidR="00B57568" w:rsidRPr="00507769">
        <w:rPr>
          <w:rFonts w:ascii="Times New Roman" w:hAnsi="Times New Roman" w:cs="Times New Roman"/>
          <w:i/>
          <w:iCs/>
          <w:sz w:val="24"/>
          <w:szCs w:val="24"/>
          <w:lang w:val="en-US"/>
        </w:rPr>
        <w:t xml:space="preserve">and lnSD </w:t>
      </w:r>
      <w:r w:rsidRPr="00507769">
        <w:rPr>
          <w:rFonts w:ascii="Times New Roman" w:hAnsi="Times New Roman" w:cs="Times New Roman"/>
          <w:sz w:val="24"/>
          <w:szCs w:val="24"/>
          <w:lang w:val="en-US"/>
        </w:rPr>
        <w:t xml:space="preserve">dive durations </w:t>
      </w:r>
      <w:r w:rsidR="009D0900">
        <w:rPr>
          <w:rFonts w:ascii="Times New Roman" w:hAnsi="Times New Roman" w:cs="Times New Roman"/>
          <w:sz w:val="24"/>
          <w:szCs w:val="24"/>
          <w:lang w:val="en-US"/>
        </w:rPr>
        <w:t xml:space="preserve">in laboratory-based studies </w:t>
      </w:r>
      <w:r w:rsidR="00B57568" w:rsidRPr="00507769">
        <w:rPr>
          <w:rFonts w:ascii="Times New Roman" w:hAnsi="Times New Roman" w:cs="Times New Roman"/>
          <w:sz w:val="24"/>
          <w:szCs w:val="24"/>
          <w:lang w:val="en-US"/>
        </w:rPr>
        <w:t xml:space="preserve">directly </w:t>
      </w:r>
      <w:r w:rsidRPr="00507769">
        <w:rPr>
          <w:rFonts w:ascii="Times New Roman" w:hAnsi="Times New Roman" w:cs="Times New Roman"/>
          <w:sz w:val="24"/>
          <w:szCs w:val="24"/>
          <w:lang w:val="en-US"/>
        </w:rPr>
        <w:t xml:space="preserve">using </w:t>
      </w:r>
      <w:r w:rsidR="00A0238A" w:rsidRPr="00507769">
        <w:rPr>
          <w:rFonts w:ascii="Times New Roman" w:hAnsi="Times New Roman" w:cs="Times New Roman"/>
          <w:sz w:val="24"/>
          <w:szCs w:val="24"/>
          <w:lang w:val="en-US"/>
        </w:rPr>
        <w:t>a Bayesian</w:t>
      </w:r>
      <w:r w:rsidR="0093294D" w:rsidRPr="00507769">
        <w:rPr>
          <w:rFonts w:ascii="Times New Roman" w:hAnsi="Times New Roman" w:cs="Times New Roman"/>
          <w:sz w:val="24"/>
          <w:szCs w:val="24"/>
          <w:lang w:val="en-US"/>
        </w:rPr>
        <w:t xml:space="preserve"> arm-based</w:t>
      </w:r>
      <w:r w:rsidR="00A0238A" w:rsidRPr="00507769">
        <w:rPr>
          <w:rFonts w:ascii="Times New Roman" w:hAnsi="Times New Roman" w:cs="Times New Roman"/>
          <w:sz w:val="24"/>
          <w:szCs w:val="24"/>
          <w:lang w:val="en-US"/>
        </w:rPr>
        <w:t xml:space="preserve"> meta-analytic model</w:t>
      </w:r>
      <w:r w:rsidR="00B57568" w:rsidRPr="00507769">
        <w:rPr>
          <w:rFonts w:ascii="Times New Roman" w:hAnsi="Times New Roman" w:cs="Times New Roman"/>
          <w:sz w:val="24"/>
          <w:szCs w:val="24"/>
          <w:lang w:val="en-US"/>
        </w:rPr>
        <w:t xml:space="preserve"> in</w:t>
      </w:r>
      <w:r w:rsidR="00A0238A" w:rsidRPr="00507769">
        <w:rPr>
          <w:rFonts w:ascii="Times New Roman" w:hAnsi="Times New Roman" w:cs="Times New Roman"/>
          <w:sz w:val="24"/>
          <w:szCs w:val="24"/>
          <w:lang w:val="en-US"/>
        </w:rPr>
        <w:t xml:space="preserve"> </w:t>
      </w:r>
      <w:r w:rsidRPr="00507769">
        <w:rPr>
          <w:rFonts w:ascii="Times New Roman" w:hAnsi="Times New Roman" w:cs="Times New Roman"/>
          <w:sz w:val="24"/>
          <w:szCs w:val="24"/>
          <w:lang w:val="en-US"/>
        </w:rPr>
        <w:t xml:space="preserve">the </w:t>
      </w:r>
      <w:r w:rsidRPr="00507769">
        <w:rPr>
          <w:rFonts w:ascii="Times New Roman" w:hAnsi="Times New Roman" w:cs="Times New Roman"/>
          <w:i/>
          <w:iCs/>
          <w:sz w:val="24"/>
          <w:szCs w:val="24"/>
          <w:lang w:val="en-US"/>
        </w:rPr>
        <w:t xml:space="preserve">MCMCglmm </w:t>
      </w:r>
      <w:r w:rsidRPr="00507769">
        <w:rPr>
          <w:rFonts w:ascii="Times New Roman" w:hAnsi="Times New Roman" w:cs="Times New Roman"/>
          <w:sz w:val="24"/>
          <w:szCs w:val="24"/>
          <w:lang w:val="en-US"/>
        </w:rPr>
        <w:t>package</w:t>
      </w:r>
      <w:r w:rsidR="006110DB" w:rsidRPr="00507769">
        <w:rPr>
          <w:rFonts w:ascii="Times New Roman" w:hAnsi="Times New Roman" w:cs="Times New Roman"/>
          <w:sz w:val="24"/>
          <w:szCs w:val="24"/>
          <w:lang w:val="en-US"/>
        </w:rPr>
        <w:t xml:space="preserve"> </w:t>
      </w:r>
      <w:r w:rsidR="006110DB" w:rsidRPr="00507769">
        <w:rPr>
          <w:rFonts w:ascii="Times New Roman" w:hAnsi="Times New Roman" w:cs="Times New Roman"/>
          <w:sz w:val="24"/>
          <w:szCs w:val="24"/>
          <w:lang w:val="en-US"/>
        </w:rPr>
        <w:fldChar w:fldCharType="begin"/>
      </w:r>
      <w:r w:rsidR="006110DB" w:rsidRPr="00507769">
        <w:rPr>
          <w:rFonts w:ascii="Times New Roman" w:hAnsi="Times New Roman" w:cs="Times New Roman"/>
          <w:sz w:val="24"/>
          <w:szCs w:val="24"/>
          <w:lang w:val="en-US"/>
        </w:rPr>
        <w:instrText xml:space="preserve"> ADDIN EN.CITE &lt;EndNote&gt;&lt;Cite&gt;&lt;Author&gt;Hadfield&lt;/Author&gt;&lt;Year&gt;2010&lt;/Year&gt;&lt;RecNum&gt;479&lt;/RecNum&gt;&lt;DisplayText&gt;(Hadfield, 2010)&lt;/DisplayText&gt;&lt;record&gt;&lt;rec-number&gt;479&lt;/rec-number&gt;&lt;foreign-keys&gt;&lt;key app="EN" db-id="tttdpeszc2d2fkevew7v2rskrsra9200wwvx" timestamp="1586823869"&gt;479&lt;/key&gt;&lt;/foreign-keys&gt;&lt;ref-type name="Journal Article"&gt;17&lt;/ref-type&gt;&lt;contributors&gt;&lt;authors&gt;&lt;author&gt;Hadfield, J.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dates&gt;&lt;year&gt;2010&lt;/year&gt;&lt;/dates&gt;&lt;urls&gt;&lt;related-urls&gt;&lt;url&gt;http://www.jstatsoft.org/v33/i02/.&lt;/url&gt;&lt;/related-urls&gt;&lt;/urls&gt;&lt;/record&gt;&lt;/Cite&gt;&lt;/EndNote&gt;</w:instrText>
      </w:r>
      <w:r w:rsidR="006110DB" w:rsidRPr="00507769">
        <w:rPr>
          <w:rFonts w:ascii="Times New Roman" w:hAnsi="Times New Roman" w:cs="Times New Roman"/>
          <w:sz w:val="24"/>
          <w:szCs w:val="24"/>
          <w:lang w:val="en-US"/>
        </w:rPr>
        <w:fldChar w:fldCharType="separate"/>
      </w:r>
      <w:r w:rsidR="006110DB" w:rsidRPr="00507769">
        <w:rPr>
          <w:rFonts w:ascii="Times New Roman" w:hAnsi="Times New Roman" w:cs="Times New Roman"/>
          <w:noProof/>
          <w:sz w:val="24"/>
          <w:szCs w:val="24"/>
          <w:lang w:val="en-US"/>
        </w:rPr>
        <w:t>(Hadfield, 2010)</w:t>
      </w:r>
      <w:r w:rsidR="006110DB"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w:t>
      </w:r>
      <w:r w:rsidR="00950709" w:rsidRPr="00507769">
        <w:rPr>
          <w:rFonts w:ascii="Times New Roman" w:hAnsi="Times New Roman" w:cs="Times New Roman"/>
          <w:sz w:val="24"/>
          <w:szCs w:val="24"/>
          <w:lang w:val="en-US"/>
        </w:rPr>
        <w:t>Given all data was in the same units</w:t>
      </w:r>
      <w:r w:rsidR="007018FE" w:rsidRPr="00507769">
        <w:rPr>
          <w:rFonts w:ascii="Times New Roman" w:hAnsi="Times New Roman" w:cs="Times New Roman"/>
          <w:sz w:val="24"/>
          <w:szCs w:val="24"/>
          <w:lang w:val="en-US"/>
        </w:rPr>
        <w:t xml:space="preserve"> (minutes)</w:t>
      </w:r>
      <w:r w:rsidR="00950709" w:rsidRPr="00507769">
        <w:rPr>
          <w:rFonts w:ascii="Times New Roman" w:hAnsi="Times New Roman" w:cs="Times New Roman"/>
          <w:sz w:val="24"/>
          <w:szCs w:val="24"/>
          <w:lang w:val="en-US"/>
        </w:rPr>
        <w:t xml:space="preserve">, </w:t>
      </w:r>
      <w:r w:rsidR="00B57568" w:rsidRPr="00507769">
        <w:rPr>
          <w:rFonts w:ascii="Times New Roman" w:hAnsi="Times New Roman" w:cs="Times New Roman"/>
          <w:sz w:val="24"/>
          <w:szCs w:val="24"/>
          <w:lang w:val="en-US"/>
        </w:rPr>
        <w:t>arm-based models have fewer issues with respect to complex patterns of non-independence</w:t>
      </w:r>
      <w:r w:rsidR="00950709" w:rsidRPr="00507769">
        <w:rPr>
          <w:rFonts w:ascii="Times New Roman" w:hAnsi="Times New Roman" w:cs="Times New Roman"/>
          <w:sz w:val="24"/>
          <w:szCs w:val="24"/>
          <w:lang w:val="en-US"/>
        </w:rPr>
        <w:t xml:space="preserve"> and allow for greater flexibility in estimating overall within species and across species temperature effects</w:t>
      </w:r>
      <w:r w:rsidR="00A367C3" w:rsidRPr="00507769">
        <w:rPr>
          <w:rFonts w:ascii="Times New Roman" w:hAnsi="Times New Roman" w:cs="Times New Roman"/>
          <w:sz w:val="24"/>
          <w:szCs w:val="24"/>
          <w:lang w:val="en-US"/>
        </w:rPr>
        <w:t xml:space="preserve">. </w:t>
      </w:r>
      <w:r w:rsidR="0057233B" w:rsidRPr="00507769">
        <w:rPr>
          <w:rFonts w:ascii="Times New Roman" w:hAnsi="Times New Roman" w:cs="Times New Roman"/>
          <w:sz w:val="24"/>
          <w:szCs w:val="24"/>
          <w:lang w:val="en-US"/>
        </w:rPr>
        <w:t xml:space="preserve">Our models accounted for sampling variance for </w:t>
      </w:r>
      <w:r w:rsidR="0057233B" w:rsidRPr="00507769">
        <w:rPr>
          <w:rFonts w:ascii="Times New Roman" w:hAnsi="Times New Roman" w:cs="Times New Roman"/>
          <w:i/>
          <w:iCs/>
          <w:sz w:val="24"/>
          <w:szCs w:val="24"/>
          <w:lang w:val="en-US"/>
        </w:rPr>
        <w:t>lnMean</w:t>
      </w:r>
      <w:r w:rsidR="0057233B" w:rsidRPr="00507769">
        <w:rPr>
          <w:rFonts w:ascii="Times New Roman" w:hAnsi="Times New Roman" w:cs="Times New Roman"/>
          <w:sz w:val="24"/>
          <w:szCs w:val="24"/>
          <w:lang w:val="en-US"/>
        </w:rPr>
        <w:t xml:space="preserve"> and </w:t>
      </w:r>
      <w:r w:rsidR="0057233B" w:rsidRPr="00507769">
        <w:rPr>
          <w:rFonts w:ascii="Times New Roman" w:hAnsi="Times New Roman" w:cs="Times New Roman"/>
          <w:i/>
          <w:iCs/>
          <w:sz w:val="24"/>
          <w:szCs w:val="24"/>
          <w:lang w:val="en-US"/>
        </w:rPr>
        <w:t>lnSD</w:t>
      </w:r>
      <w:r w:rsidR="0057233B" w:rsidRPr="00507769">
        <w:rPr>
          <w:rFonts w:ascii="Times New Roman" w:hAnsi="Times New Roman" w:cs="Times New Roman"/>
          <w:sz w:val="24"/>
          <w:szCs w:val="24"/>
          <w:lang w:val="en-US"/>
        </w:rPr>
        <w:t xml:space="preserve"> </w:t>
      </w:r>
      <w:r w:rsidR="005153C6" w:rsidRPr="00507769">
        <w:rPr>
          <w:rFonts w:ascii="Times New Roman" w:hAnsi="Times New Roman" w:cs="Times New Roman"/>
          <w:sz w:val="24"/>
          <w:szCs w:val="24"/>
          <w:lang w:val="en-US"/>
        </w:rPr>
        <w:fldChar w:fldCharType="begin"/>
      </w:r>
      <w:r w:rsidR="005153C6" w:rsidRPr="00507769">
        <w:rPr>
          <w:rFonts w:ascii="Times New Roman" w:hAnsi="Times New Roman" w:cs="Times New Roman"/>
          <w:sz w:val="24"/>
          <w:szCs w:val="24"/>
          <w:lang w:val="en-US"/>
        </w:rPr>
        <w:instrText xml:space="preserve"> ADDIN EN.CITE &lt;EndNote&gt;&lt;Cite&gt;&lt;Author&gt;Nakagawa&lt;/Author&gt;&lt;Year&gt;2015&lt;/Year&gt;&lt;RecNum&gt;477&lt;/RecNum&gt;&lt;Prefix&gt;see &lt;/Prefix&gt;&lt;Suffix&gt; for equations to calculate sampling variance&lt;/Suffix&gt;&lt;DisplayText&gt;(see Nakagawa et al., 2015 for equations to calculate sampling variance)&lt;/DisplayText&gt;&lt;record&gt;&lt;rec-number&gt;477&lt;/rec-number&gt;&lt;foreign-keys&gt;&lt;key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153C6" w:rsidRPr="00507769">
        <w:rPr>
          <w:rFonts w:ascii="Times New Roman" w:hAnsi="Times New Roman" w:cs="Times New Roman"/>
          <w:sz w:val="24"/>
          <w:szCs w:val="24"/>
          <w:lang w:val="en-US"/>
        </w:rPr>
        <w:fldChar w:fldCharType="separate"/>
      </w:r>
      <w:r w:rsidR="005153C6" w:rsidRPr="00507769">
        <w:rPr>
          <w:rFonts w:ascii="Times New Roman" w:hAnsi="Times New Roman" w:cs="Times New Roman"/>
          <w:noProof/>
          <w:sz w:val="24"/>
          <w:szCs w:val="24"/>
          <w:lang w:val="en-US"/>
        </w:rPr>
        <w:t>(see Nakagawa et al., 2015 for equations to calculate sampling variance)</w:t>
      </w:r>
      <w:r w:rsidR="005153C6" w:rsidRPr="00507769">
        <w:rPr>
          <w:rFonts w:ascii="Times New Roman" w:hAnsi="Times New Roman" w:cs="Times New Roman"/>
          <w:sz w:val="24"/>
          <w:szCs w:val="24"/>
          <w:lang w:val="en-US"/>
        </w:rPr>
        <w:fldChar w:fldCharType="end"/>
      </w:r>
      <w:r w:rsidR="0057233B" w:rsidRPr="00507769">
        <w:rPr>
          <w:rFonts w:ascii="Times New Roman" w:hAnsi="Times New Roman" w:cs="Times New Roman"/>
          <w:sz w:val="24"/>
          <w:szCs w:val="24"/>
          <w:lang w:val="en-US"/>
        </w:rPr>
        <w:t xml:space="preserve">. They also included </w:t>
      </w:r>
      <w:r w:rsidR="00B57568" w:rsidRPr="00507769">
        <w:rPr>
          <w:rFonts w:ascii="Times New Roman" w:hAnsi="Times New Roman" w:cs="Times New Roman"/>
          <w:sz w:val="24"/>
          <w:szCs w:val="24"/>
          <w:lang w:val="en-US"/>
        </w:rPr>
        <w:t xml:space="preserve">a within species temperature </w:t>
      </w:r>
      <w:r w:rsidR="0057233B" w:rsidRPr="00507769">
        <w:rPr>
          <w:rFonts w:ascii="Times New Roman" w:hAnsi="Times New Roman" w:cs="Times New Roman"/>
          <w:sz w:val="24"/>
          <w:szCs w:val="24"/>
          <w:lang w:val="en-US"/>
        </w:rPr>
        <w:t>slope</w:t>
      </w:r>
      <w:r w:rsidR="00950709" w:rsidRPr="00507769">
        <w:rPr>
          <w:rFonts w:ascii="Times New Roman" w:hAnsi="Times New Roman" w:cs="Times New Roman"/>
          <w:sz w:val="24"/>
          <w:szCs w:val="24"/>
          <w:lang w:val="en-US"/>
        </w:rPr>
        <w:t>,</w:t>
      </w:r>
      <w:r w:rsidR="0057233B" w:rsidRPr="00507769">
        <w:rPr>
          <w:rFonts w:ascii="Times New Roman" w:hAnsi="Times New Roman" w:cs="Times New Roman"/>
          <w:sz w:val="24"/>
          <w:szCs w:val="24"/>
          <w:lang w:val="en-US"/>
        </w:rPr>
        <w:t xml:space="preserve"> which we refer to as </w:t>
      </w:r>
      <w:r w:rsidR="0098179B" w:rsidRPr="00507769">
        <w:rPr>
          <w:rFonts w:ascii="Times New Roman" w:hAnsi="Times New Roman" w:cs="Times New Roman"/>
          <w:sz w:val="24"/>
          <w:szCs w:val="24"/>
          <w:lang w:val="en-US"/>
        </w:rPr>
        <w:t>T</w:t>
      </w:r>
      <w:r w:rsidR="0098179B" w:rsidRPr="00507769">
        <w:rPr>
          <w:rFonts w:ascii="Times New Roman" w:hAnsi="Times New Roman" w:cs="Times New Roman"/>
          <w:sz w:val="24"/>
          <w:szCs w:val="24"/>
          <w:vertAlign w:val="subscript"/>
          <w:lang w:val="en-US"/>
        </w:rPr>
        <w:t>w</w:t>
      </w:r>
      <w:r w:rsidR="0057233B" w:rsidRPr="00507769">
        <w:rPr>
          <w:rFonts w:ascii="Times New Roman" w:hAnsi="Times New Roman" w:cs="Times New Roman"/>
          <w:sz w:val="24"/>
          <w:szCs w:val="24"/>
          <w:lang w:val="en-US"/>
        </w:rPr>
        <w:t xml:space="preserve">. This was calculated by </w:t>
      </w:r>
      <w:r w:rsidR="00B57568" w:rsidRPr="00507769">
        <w:rPr>
          <w:rFonts w:ascii="Times New Roman" w:hAnsi="Times New Roman" w:cs="Times New Roman"/>
          <w:sz w:val="24"/>
          <w:szCs w:val="24"/>
          <w:lang w:val="en-US"/>
        </w:rPr>
        <w:t xml:space="preserve">centering temperature treatments around the mean for </w:t>
      </w:r>
      <w:r w:rsidR="00950709" w:rsidRPr="00507769">
        <w:rPr>
          <w:rFonts w:ascii="Times New Roman" w:hAnsi="Times New Roman" w:cs="Times New Roman"/>
          <w:sz w:val="24"/>
          <w:szCs w:val="24"/>
          <w:lang w:val="en-US"/>
        </w:rPr>
        <w:t>each</w:t>
      </w:r>
      <w:r w:rsidR="00B57568" w:rsidRPr="00507769">
        <w:rPr>
          <w:rFonts w:ascii="Times New Roman" w:hAnsi="Times New Roman" w:cs="Times New Roman"/>
          <w:sz w:val="24"/>
          <w:szCs w:val="24"/>
          <w:lang w:val="en-US"/>
        </w:rPr>
        <w:t xml:space="preserve"> species</w:t>
      </w:r>
      <w:r w:rsidR="00C71A9C" w:rsidRPr="00507769">
        <w:rPr>
          <w:rFonts w:ascii="Times New Roman" w:hAnsi="Times New Roman" w:cs="Times New Roman"/>
          <w:sz w:val="24"/>
          <w:szCs w:val="24"/>
          <w:lang w:val="en-US"/>
        </w:rPr>
        <w:t xml:space="preserve"> </w:t>
      </w:r>
      <w:r w:rsidR="006110DB" w:rsidRPr="00507769">
        <w:rPr>
          <w:rFonts w:ascii="Times New Roman" w:hAnsi="Times New Roman" w:cs="Times New Roman"/>
          <w:sz w:val="24"/>
          <w:szCs w:val="24"/>
          <w:lang w:val="en-US"/>
        </w:rPr>
        <w:fldChar w:fldCharType="begin"/>
      </w:r>
      <w:r w:rsidR="005153C6" w:rsidRPr="00507769">
        <w:rPr>
          <w:rFonts w:ascii="Times New Roman" w:hAnsi="Times New Roman" w:cs="Times New Roman"/>
          <w:sz w:val="24"/>
          <w:szCs w:val="24"/>
          <w:lang w:val="en-US"/>
        </w:rPr>
        <w:instrText xml:space="preserve"> ADDIN EN.CITE &lt;EndNote&gt;&lt;Cite&gt;&lt;Author&gt;van de Pol&lt;/Author&gt;&lt;Year&gt;2009&lt;/Year&gt;&lt;RecNum&gt;480&lt;/RecNum&gt;&lt;Prefix&gt;i.e. by subtracting the mean test temperature for each species from each value of the input variable`; &lt;/Prefix&gt;&lt;DisplayText&gt;(i.e. by subtracting the mean test temperature for each species from each value of the input variable; van de Pol and Wright, 2009)&lt;/DisplayText&gt;&lt;record&gt;&lt;rec-number&gt;480&lt;/rec-number&gt;&lt;foreign-keys&gt;&lt;key app="EN" db-id="tttdpeszc2d2fkevew7v2rskrsra9200wwvx" timestamp="1586824051"&gt;480&lt;/key&gt;&lt;/foreign-keys&gt;&lt;ref-type name="Journal Article"&gt;17&lt;/ref-type&gt;&lt;contributors&gt;&lt;authors&gt;&lt;author&gt;van de Pol, M.&lt;/author&gt;&lt;author&gt;Wright, J.&lt;/author&gt;&lt;/authors&gt;&lt;/contributors&gt;&lt;titles&gt;&lt;title&gt;A simple method for distinguishing within- versus between-subject effects using mixed models&lt;/title&gt;&lt;secondary-title&gt;Animal Behaviour&lt;/secondary-title&gt;&lt;/titles&gt;&lt;periodical&gt;&lt;full-title&gt;Animal Behaviour&lt;/full-title&gt;&lt;abbr-1&gt;Anim. Behav.&lt;/abbr-1&gt;&lt;/periodical&gt;&lt;pages&gt;753-758&lt;/pages&gt;&lt;volume&gt;77&lt;/volume&gt;&lt;dates&gt;&lt;year&gt;2009&lt;/year&gt;&lt;/dates&gt;&lt;urls&gt;&lt;/urls&gt;&lt;electronic-resource-num&gt;10.1016/j.anbehav.2008.11.006&lt;/electronic-resource-num&gt;&lt;/record&gt;&lt;/Cite&gt;&lt;/EndNote&gt;</w:instrText>
      </w:r>
      <w:r w:rsidR="006110DB" w:rsidRPr="00507769">
        <w:rPr>
          <w:rFonts w:ascii="Times New Roman" w:hAnsi="Times New Roman" w:cs="Times New Roman"/>
          <w:sz w:val="24"/>
          <w:szCs w:val="24"/>
          <w:lang w:val="en-US"/>
        </w:rPr>
        <w:fldChar w:fldCharType="separate"/>
      </w:r>
      <w:r w:rsidR="005153C6" w:rsidRPr="00507769">
        <w:rPr>
          <w:rFonts w:ascii="Times New Roman" w:hAnsi="Times New Roman" w:cs="Times New Roman"/>
          <w:noProof/>
          <w:sz w:val="24"/>
          <w:szCs w:val="24"/>
          <w:lang w:val="en-US"/>
        </w:rPr>
        <w:t>(i.e. by subtracting the mean test temperature for each species from each value of the input variable; van de Pol and Wright, 2009)</w:t>
      </w:r>
      <w:r w:rsidR="006110DB" w:rsidRPr="00507769">
        <w:rPr>
          <w:rFonts w:ascii="Times New Roman" w:hAnsi="Times New Roman" w:cs="Times New Roman"/>
          <w:sz w:val="24"/>
          <w:szCs w:val="24"/>
          <w:lang w:val="en-US"/>
        </w:rPr>
        <w:fldChar w:fldCharType="end"/>
      </w:r>
      <w:r w:rsidR="0057233B"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 xml:space="preserve"> </w:t>
      </w:r>
      <w:r w:rsidR="00645BED" w:rsidRPr="00507769">
        <w:rPr>
          <w:rFonts w:ascii="Times New Roman" w:hAnsi="Times New Roman" w:cs="Times New Roman"/>
          <w:sz w:val="24"/>
          <w:szCs w:val="24"/>
          <w:lang w:val="en-US"/>
        </w:rPr>
        <w:t>In addition to these variables, we fit</w:t>
      </w:r>
      <w:r w:rsidR="00DE13D5">
        <w:rPr>
          <w:rFonts w:ascii="Times New Roman" w:hAnsi="Times New Roman" w:cs="Times New Roman"/>
          <w:sz w:val="24"/>
          <w:szCs w:val="24"/>
          <w:lang w:val="en-US"/>
        </w:rPr>
        <w:t>ted</w:t>
      </w:r>
      <w:r w:rsidR="00645BED" w:rsidRPr="00507769">
        <w:rPr>
          <w:rFonts w:ascii="Times New Roman" w:hAnsi="Times New Roman" w:cs="Times New Roman"/>
          <w:sz w:val="24"/>
          <w:szCs w:val="24"/>
          <w:lang w:val="en-US"/>
        </w:rPr>
        <w:t xml:space="preserve"> separate models that included fixed effects of log body</w:t>
      </w:r>
      <w:r w:rsidR="005D3AB1" w:rsidRPr="00507769">
        <w:rPr>
          <w:rFonts w:ascii="Times New Roman" w:hAnsi="Times New Roman" w:cs="Times New Roman"/>
          <w:sz w:val="24"/>
          <w:szCs w:val="24"/>
          <w:lang w:val="en-US"/>
        </w:rPr>
        <w:t xml:space="preserve"> </w:t>
      </w:r>
      <w:r w:rsidR="00645BED" w:rsidRPr="00507769">
        <w:rPr>
          <w:rFonts w:ascii="Times New Roman" w:hAnsi="Times New Roman" w:cs="Times New Roman"/>
          <w:sz w:val="24"/>
          <w:szCs w:val="24"/>
          <w:lang w:val="en-US"/>
        </w:rPr>
        <w:t xml:space="preserve">mass and respiration mode. </w:t>
      </w:r>
      <w:r w:rsidR="00574FD1" w:rsidRPr="00507769">
        <w:rPr>
          <w:rFonts w:ascii="Times New Roman" w:hAnsi="Times New Roman" w:cs="Times New Roman"/>
          <w:sz w:val="24"/>
          <w:szCs w:val="24"/>
          <w:lang w:val="en-US"/>
        </w:rPr>
        <w:t xml:space="preserve">We also included a random </w:t>
      </w:r>
      <w:r w:rsidR="00645BED" w:rsidRPr="00507769">
        <w:rPr>
          <w:rFonts w:ascii="Times New Roman" w:hAnsi="Times New Roman" w:cs="Times New Roman"/>
          <w:sz w:val="24"/>
          <w:szCs w:val="24"/>
          <w:lang w:val="en-US"/>
        </w:rPr>
        <w:t xml:space="preserve">species </w:t>
      </w:r>
      <w:r w:rsidR="00574FD1" w:rsidRPr="00507769">
        <w:rPr>
          <w:rFonts w:ascii="Times New Roman" w:hAnsi="Times New Roman" w:cs="Times New Roman"/>
          <w:sz w:val="24"/>
          <w:szCs w:val="24"/>
          <w:lang w:val="en-US"/>
        </w:rPr>
        <w:t xml:space="preserve">slope </w:t>
      </w:r>
      <w:r w:rsidR="003F77CA" w:rsidRPr="00507769">
        <w:rPr>
          <w:rFonts w:ascii="Times New Roman" w:hAnsi="Times New Roman" w:cs="Times New Roman"/>
          <w:sz w:val="24"/>
          <w:szCs w:val="24"/>
          <w:lang w:val="en-US"/>
        </w:rPr>
        <w:t>and intercept for T</w:t>
      </w:r>
      <w:r w:rsidR="0098179B" w:rsidRPr="00507769">
        <w:rPr>
          <w:rFonts w:ascii="Times New Roman" w:hAnsi="Times New Roman" w:cs="Times New Roman"/>
          <w:sz w:val="24"/>
          <w:szCs w:val="24"/>
          <w:vertAlign w:val="subscript"/>
          <w:lang w:val="en-US"/>
        </w:rPr>
        <w:t>w</w:t>
      </w:r>
      <w:r w:rsidR="00950709" w:rsidRPr="00507769">
        <w:rPr>
          <w:rFonts w:ascii="Times New Roman" w:hAnsi="Times New Roman" w:cs="Times New Roman"/>
          <w:sz w:val="24"/>
          <w:szCs w:val="24"/>
          <w:lang w:val="en-US"/>
        </w:rPr>
        <w:t xml:space="preserve"> to estimate how much variation in slope and intercept exists across species.</w:t>
      </w:r>
      <w:r w:rsidR="003F77CA" w:rsidRPr="00507769">
        <w:rPr>
          <w:rFonts w:ascii="Times New Roman" w:hAnsi="Times New Roman" w:cs="Times New Roman"/>
          <w:sz w:val="24"/>
          <w:szCs w:val="24"/>
          <w:lang w:val="en-US"/>
        </w:rPr>
        <w:t xml:space="preserve"> </w:t>
      </w:r>
      <w:r w:rsidR="0093294D" w:rsidRPr="00507769">
        <w:rPr>
          <w:rFonts w:ascii="Times New Roman" w:hAnsi="Times New Roman" w:cs="Times New Roman"/>
          <w:sz w:val="24"/>
          <w:szCs w:val="24"/>
          <w:lang w:val="en-US"/>
        </w:rPr>
        <w:t xml:space="preserve">To evaluate the effect of temperature on variability in dive duration, </w:t>
      </w:r>
      <w:r w:rsidR="007018FE" w:rsidRPr="00507769">
        <w:rPr>
          <w:rFonts w:ascii="Times New Roman" w:hAnsi="Times New Roman" w:cs="Times New Roman"/>
          <w:sz w:val="24"/>
          <w:szCs w:val="24"/>
          <w:lang w:val="en-US"/>
        </w:rPr>
        <w:t>we modelled</w:t>
      </w:r>
      <w:r w:rsidR="007018FE" w:rsidRPr="00507769">
        <w:rPr>
          <w:rFonts w:ascii="Times New Roman" w:hAnsi="Times New Roman" w:cs="Times New Roman"/>
          <w:i/>
          <w:iCs/>
          <w:sz w:val="24"/>
          <w:szCs w:val="24"/>
          <w:lang w:val="en-US"/>
        </w:rPr>
        <w:t xml:space="preserve"> lnSD </w:t>
      </w:r>
      <w:r w:rsidR="007018FE" w:rsidRPr="00507769">
        <w:rPr>
          <w:rFonts w:ascii="Times New Roman" w:hAnsi="Times New Roman" w:cs="Times New Roman"/>
          <w:sz w:val="24"/>
          <w:szCs w:val="24"/>
          <w:lang w:val="en-US"/>
        </w:rPr>
        <w:t xml:space="preserve">as a function of </w:t>
      </w:r>
      <w:r w:rsidR="007018FE" w:rsidRPr="00507769">
        <w:rPr>
          <w:rFonts w:ascii="Times New Roman" w:hAnsi="Times New Roman" w:cs="Times New Roman"/>
          <w:i/>
          <w:iCs/>
          <w:sz w:val="24"/>
          <w:szCs w:val="24"/>
          <w:lang w:val="en-US"/>
        </w:rPr>
        <w:t>ln</w:t>
      </w:r>
      <w:r w:rsidR="007018FE" w:rsidRPr="00507769">
        <w:rPr>
          <w:rFonts w:ascii="Times New Roman" w:hAnsi="Times New Roman" w:cs="Times New Roman"/>
          <w:sz w:val="24"/>
          <w:szCs w:val="24"/>
          <w:lang w:val="en-US"/>
        </w:rPr>
        <w:t xml:space="preserve">Mean </w:t>
      </w:r>
      <w:r w:rsidR="00C71A9C" w:rsidRPr="00507769">
        <w:rPr>
          <w:rFonts w:ascii="Times New Roman" w:hAnsi="Times New Roman" w:cs="Times New Roman"/>
          <w:sz w:val="24"/>
          <w:szCs w:val="24"/>
          <w:lang w:val="en-US"/>
        </w:rPr>
        <w:t>T</w:t>
      </w:r>
      <w:r w:rsidR="00C71A9C" w:rsidRPr="00507769">
        <w:rPr>
          <w:rFonts w:ascii="Times New Roman" w:hAnsi="Times New Roman" w:cs="Times New Roman"/>
          <w:sz w:val="24"/>
          <w:szCs w:val="24"/>
          <w:vertAlign w:val="subscript"/>
          <w:lang w:val="en-US"/>
        </w:rPr>
        <w:t>w</w:t>
      </w:r>
      <w:r w:rsidR="00950709" w:rsidRPr="00507769">
        <w:rPr>
          <w:rFonts w:ascii="Times New Roman" w:hAnsi="Times New Roman" w:cs="Times New Roman"/>
          <w:sz w:val="24"/>
          <w:szCs w:val="24"/>
          <w:lang w:val="en-US"/>
        </w:rPr>
        <w:t>,</w:t>
      </w:r>
      <w:r w:rsidR="008C3A19" w:rsidRPr="00507769">
        <w:rPr>
          <w:rFonts w:ascii="Times New Roman" w:hAnsi="Times New Roman" w:cs="Times New Roman"/>
          <w:sz w:val="24"/>
          <w:szCs w:val="24"/>
          <w:lang w:val="en-US"/>
        </w:rPr>
        <w:t xml:space="preserve"> </w:t>
      </w:r>
      <w:r w:rsidR="00C71A9C" w:rsidRPr="00507769">
        <w:rPr>
          <w:rFonts w:ascii="Times New Roman" w:hAnsi="Times New Roman" w:cs="Times New Roman"/>
          <w:sz w:val="24"/>
          <w:szCs w:val="24"/>
          <w:lang w:val="en-US"/>
        </w:rPr>
        <w:t>log body mass</w:t>
      </w:r>
      <w:r w:rsidR="007018FE" w:rsidRPr="00507769">
        <w:rPr>
          <w:rFonts w:ascii="Times New Roman" w:hAnsi="Times New Roman" w:cs="Times New Roman"/>
          <w:sz w:val="24"/>
          <w:szCs w:val="24"/>
          <w:lang w:val="en-US"/>
        </w:rPr>
        <w:t xml:space="preserve">, </w:t>
      </w:r>
      <w:r w:rsidR="00C71A9C" w:rsidRPr="00507769">
        <w:rPr>
          <w:rFonts w:ascii="Times New Roman" w:hAnsi="Times New Roman" w:cs="Times New Roman"/>
          <w:sz w:val="24"/>
          <w:szCs w:val="24"/>
          <w:lang w:val="en-US"/>
        </w:rPr>
        <w:t>respiration mode</w:t>
      </w:r>
      <w:r w:rsidR="007018FE" w:rsidRPr="00507769">
        <w:rPr>
          <w:rFonts w:ascii="Times New Roman" w:hAnsi="Times New Roman" w:cs="Times New Roman"/>
          <w:sz w:val="24"/>
          <w:szCs w:val="24"/>
          <w:lang w:val="en-US"/>
        </w:rPr>
        <w:t xml:space="preserve"> and study type</w:t>
      </w:r>
      <w:r w:rsidR="008C3A19" w:rsidRPr="00507769">
        <w:rPr>
          <w:rFonts w:ascii="Times New Roman" w:hAnsi="Times New Roman" w:cs="Times New Roman"/>
          <w:sz w:val="24"/>
          <w:szCs w:val="24"/>
          <w:lang w:val="en-US"/>
        </w:rPr>
        <w:t>.</w:t>
      </w:r>
      <w:r w:rsidR="00C71A9C" w:rsidRPr="00507769">
        <w:rPr>
          <w:rFonts w:ascii="Times New Roman" w:hAnsi="Times New Roman" w:cs="Times New Roman"/>
          <w:sz w:val="24"/>
          <w:szCs w:val="24"/>
          <w:lang w:val="en-US"/>
        </w:rPr>
        <w:t xml:space="preserve"> Log mean dive duration</w:t>
      </w:r>
      <w:r w:rsidR="007018FE" w:rsidRPr="00507769">
        <w:rPr>
          <w:rFonts w:ascii="Times New Roman" w:hAnsi="Times New Roman" w:cs="Times New Roman"/>
          <w:sz w:val="24"/>
          <w:szCs w:val="24"/>
          <w:lang w:val="en-US"/>
        </w:rPr>
        <w:t xml:space="preserve"> (</w:t>
      </w:r>
      <w:r w:rsidR="007018FE" w:rsidRPr="00507769">
        <w:rPr>
          <w:rFonts w:ascii="Times New Roman" w:hAnsi="Times New Roman" w:cs="Times New Roman"/>
          <w:i/>
          <w:iCs/>
          <w:sz w:val="24"/>
          <w:szCs w:val="24"/>
          <w:lang w:val="en-US"/>
        </w:rPr>
        <w:t>ln</w:t>
      </w:r>
      <w:r w:rsidR="007018FE" w:rsidRPr="00507769">
        <w:rPr>
          <w:rFonts w:ascii="Times New Roman" w:hAnsi="Times New Roman" w:cs="Times New Roman"/>
          <w:sz w:val="24"/>
          <w:szCs w:val="24"/>
          <w:lang w:val="en-US"/>
        </w:rPr>
        <w:t>Mean)</w:t>
      </w:r>
      <w:r w:rsidR="00C71A9C" w:rsidRPr="00507769">
        <w:rPr>
          <w:rFonts w:ascii="Times New Roman" w:hAnsi="Times New Roman" w:cs="Times New Roman"/>
          <w:sz w:val="24"/>
          <w:szCs w:val="24"/>
          <w:lang w:val="en-US"/>
        </w:rPr>
        <w:t xml:space="preserve"> was included </w:t>
      </w:r>
      <w:r w:rsidR="008C3A19" w:rsidRPr="00507769">
        <w:rPr>
          <w:rFonts w:ascii="Times New Roman" w:hAnsi="Times New Roman" w:cs="Times New Roman"/>
          <w:sz w:val="24"/>
          <w:szCs w:val="24"/>
          <w:lang w:val="en-US"/>
        </w:rPr>
        <w:t xml:space="preserve">as a fixed effect to account for mean-variance relationships. </w:t>
      </w:r>
      <w:r w:rsidR="003D3F2B" w:rsidRPr="00507769">
        <w:rPr>
          <w:rFonts w:ascii="Times New Roman" w:hAnsi="Times New Roman" w:cs="Times New Roman"/>
          <w:sz w:val="24"/>
          <w:szCs w:val="24"/>
          <w:lang w:val="en-US"/>
        </w:rPr>
        <w:t>We included study- and species-specific random effects.</w:t>
      </w:r>
      <w:r w:rsidR="006E35B8" w:rsidRPr="00507769">
        <w:rPr>
          <w:rFonts w:ascii="Times New Roman" w:hAnsi="Times New Roman" w:cs="Times New Roman"/>
          <w:sz w:val="24"/>
          <w:szCs w:val="24"/>
          <w:lang w:val="en-US"/>
        </w:rPr>
        <w:t xml:space="preserve"> </w:t>
      </w:r>
      <w:r w:rsidR="003D3F2B" w:rsidRPr="00507769">
        <w:rPr>
          <w:rFonts w:ascii="Times New Roman" w:hAnsi="Times New Roman" w:cs="Times New Roman"/>
          <w:sz w:val="24"/>
          <w:szCs w:val="24"/>
          <w:lang w:val="en-US"/>
        </w:rPr>
        <w:t>For our species-level random effects we used the phylogenetic covariance matrix and estimated both a</w:t>
      </w:r>
      <w:r w:rsidR="00574FD1" w:rsidRPr="00507769">
        <w:rPr>
          <w:rFonts w:ascii="Times New Roman" w:hAnsi="Times New Roman" w:cs="Times New Roman"/>
          <w:sz w:val="24"/>
          <w:szCs w:val="24"/>
          <w:lang w:val="en-US"/>
        </w:rPr>
        <w:t xml:space="preserve"> </w:t>
      </w:r>
      <w:r w:rsidR="008C3A19" w:rsidRPr="00507769">
        <w:rPr>
          <w:rFonts w:ascii="Times New Roman" w:hAnsi="Times New Roman" w:cs="Times New Roman"/>
          <w:sz w:val="24"/>
          <w:szCs w:val="24"/>
          <w:lang w:val="en-US"/>
        </w:rPr>
        <w:t xml:space="preserve">random slope </w:t>
      </w:r>
      <w:r w:rsidR="003D3F2B" w:rsidRPr="00507769">
        <w:rPr>
          <w:rFonts w:ascii="Times New Roman" w:hAnsi="Times New Roman" w:cs="Times New Roman"/>
          <w:sz w:val="24"/>
          <w:szCs w:val="24"/>
          <w:lang w:val="en-US"/>
        </w:rPr>
        <w:t xml:space="preserve">and intercept </w:t>
      </w:r>
      <w:r w:rsidR="008C3A19" w:rsidRPr="00507769">
        <w:rPr>
          <w:rFonts w:ascii="Times New Roman" w:hAnsi="Times New Roman" w:cs="Times New Roman"/>
          <w:sz w:val="24"/>
          <w:szCs w:val="24"/>
          <w:lang w:val="en-US"/>
        </w:rPr>
        <w:t xml:space="preserve">for </w:t>
      </w:r>
      <w:r w:rsidR="003D3F2B" w:rsidRPr="00507769">
        <w:rPr>
          <w:rFonts w:ascii="Times New Roman" w:hAnsi="Times New Roman" w:cs="Times New Roman"/>
          <w:sz w:val="24"/>
          <w:szCs w:val="24"/>
          <w:lang w:val="en-US"/>
        </w:rPr>
        <w:t>T</w:t>
      </w:r>
      <w:r w:rsidR="003D3F2B" w:rsidRPr="00507769">
        <w:rPr>
          <w:rFonts w:ascii="Times New Roman" w:hAnsi="Times New Roman" w:cs="Times New Roman"/>
          <w:sz w:val="24"/>
          <w:szCs w:val="24"/>
          <w:vertAlign w:val="subscript"/>
          <w:lang w:val="en-US"/>
        </w:rPr>
        <w:t>w</w:t>
      </w:r>
      <w:r w:rsidR="00A367C3" w:rsidRPr="00507769">
        <w:rPr>
          <w:rFonts w:ascii="Times New Roman" w:hAnsi="Times New Roman" w:cs="Times New Roman"/>
          <w:sz w:val="24"/>
          <w:szCs w:val="24"/>
          <w:lang w:val="en-US"/>
        </w:rPr>
        <w:t>.</w:t>
      </w:r>
      <w:r w:rsidR="00574FD1" w:rsidRPr="00507769">
        <w:rPr>
          <w:rFonts w:ascii="Times New Roman" w:hAnsi="Times New Roman" w:cs="Times New Roman"/>
          <w:sz w:val="24"/>
          <w:szCs w:val="24"/>
          <w:lang w:val="en-US"/>
        </w:rPr>
        <w:t xml:space="preserve"> </w:t>
      </w:r>
      <w:r w:rsidR="00A367C3" w:rsidRPr="00507769">
        <w:rPr>
          <w:rFonts w:ascii="Times New Roman" w:hAnsi="Times New Roman" w:cs="Times New Roman"/>
          <w:sz w:val="24"/>
          <w:szCs w:val="24"/>
          <w:lang w:val="en-US"/>
        </w:rPr>
        <w:t>MCMC chains were run for 130</w:t>
      </w:r>
      <w:r w:rsidR="003F4DDA"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000 iterations, with a 30</w:t>
      </w:r>
      <w:r w:rsidR="003F4DDA"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000 burn</w:t>
      </w:r>
      <w:r w:rsidR="003F4DDA" w:rsidRPr="00507769">
        <w:rPr>
          <w:rFonts w:ascii="Times New Roman" w:hAnsi="Times New Roman" w:cs="Times New Roman"/>
          <w:sz w:val="24"/>
          <w:szCs w:val="24"/>
          <w:lang w:val="en-US"/>
        </w:rPr>
        <w:t>in</w:t>
      </w:r>
      <w:r w:rsidR="00A367C3" w:rsidRPr="00507769">
        <w:rPr>
          <w:rFonts w:ascii="Times New Roman" w:hAnsi="Times New Roman" w:cs="Times New Roman"/>
          <w:sz w:val="24"/>
          <w:szCs w:val="24"/>
          <w:lang w:val="en-US"/>
        </w:rPr>
        <w:t xml:space="preserve"> and a </w:t>
      </w:r>
      <w:r w:rsidR="003F4DDA" w:rsidRPr="00507769">
        <w:rPr>
          <w:rFonts w:ascii="Times New Roman" w:hAnsi="Times New Roman" w:cs="Times New Roman"/>
          <w:sz w:val="24"/>
          <w:szCs w:val="24"/>
          <w:lang w:val="en-US"/>
        </w:rPr>
        <w:t xml:space="preserve">thinning interval of </w:t>
      </w:r>
      <w:r w:rsidR="00A367C3" w:rsidRPr="00507769">
        <w:rPr>
          <w:rFonts w:ascii="Times New Roman" w:hAnsi="Times New Roman" w:cs="Times New Roman"/>
          <w:sz w:val="24"/>
          <w:szCs w:val="24"/>
          <w:lang w:val="en-US"/>
        </w:rPr>
        <w:t>50 (effective sample size = 2000)</w:t>
      </w:r>
      <w:r w:rsidR="003F4DDA"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 xml:space="preserve"> </w:t>
      </w:r>
      <w:r w:rsidR="003F4DDA" w:rsidRPr="00507769">
        <w:rPr>
          <w:rFonts w:ascii="Times New Roman" w:hAnsi="Times New Roman" w:cs="Times New Roman"/>
          <w:sz w:val="24"/>
          <w:szCs w:val="24"/>
          <w:lang w:val="en-US"/>
        </w:rPr>
        <w:t>W</w:t>
      </w:r>
      <w:r w:rsidR="00A367C3" w:rsidRPr="00507769">
        <w:rPr>
          <w:rFonts w:ascii="Times New Roman" w:hAnsi="Times New Roman" w:cs="Times New Roman"/>
          <w:sz w:val="24"/>
          <w:szCs w:val="24"/>
          <w:lang w:val="en-US"/>
        </w:rPr>
        <w:t>e visually checked if chains were mixing well</w:t>
      </w:r>
      <w:r w:rsidR="003F4DDA" w:rsidRPr="00507769">
        <w:rPr>
          <w:rFonts w:ascii="Times New Roman" w:hAnsi="Times New Roman" w:cs="Times New Roman"/>
          <w:sz w:val="24"/>
          <w:szCs w:val="24"/>
          <w:lang w:val="en-US"/>
        </w:rPr>
        <w:t xml:space="preserve"> and </w:t>
      </w:r>
      <w:r w:rsidR="00C32CDB" w:rsidRPr="00507769">
        <w:rPr>
          <w:rFonts w:ascii="Times New Roman" w:hAnsi="Times New Roman" w:cs="Times New Roman"/>
          <w:sz w:val="24"/>
          <w:szCs w:val="24"/>
          <w:lang w:val="en-US"/>
        </w:rPr>
        <w:t>there</w:t>
      </w:r>
      <w:r w:rsidR="003F4DDA" w:rsidRPr="00507769">
        <w:rPr>
          <w:rFonts w:ascii="Times New Roman" w:hAnsi="Times New Roman" w:cs="Times New Roman"/>
          <w:sz w:val="24"/>
          <w:szCs w:val="24"/>
          <w:lang w:val="en-US"/>
        </w:rPr>
        <w:t xml:space="preserve"> were no problems of autocorrelation</w:t>
      </w:r>
      <w:r w:rsidR="00A367C3" w:rsidRPr="00507769">
        <w:rPr>
          <w:rFonts w:ascii="Times New Roman" w:hAnsi="Times New Roman" w:cs="Times New Roman"/>
          <w:sz w:val="24"/>
          <w:szCs w:val="24"/>
          <w:lang w:val="en-US"/>
        </w:rPr>
        <w:t>.</w:t>
      </w:r>
    </w:p>
    <w:p w14:paraId="43682343" w14:textId="77777777" w:rsidR="00F46026" w:rsidRPr="00507769" w:rsidRDefault="00F46026" w:rsidP="00CA7277">
      <w:pPr>
        <w:jc w:val="both"/>
        <w:rPr>
          <w:rFonts w:ascii="Times New Roman" w:hAnsi="Times New Roman" w:cs="Times New Roman"/>
          <w:i/>
          <w:iCs/>
          <w:sz w:val="24"/>
          <w:szCs w:val="24"/>
          <w:lang w:val="en-US"/>
        </w:rPr>
      </w:pPr>
    </w:p>
    <w:p w14:paraId="2400B583" w14:textId="3C683E2C" w:rsidR="00CB31AA" w:rsidRPr="00507769" w:rsidRDefault="00CB31AA" w:rsidP="006015BB">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Temperature coefficient values</w:t>
      </w:r>
    </w:p>
    <w:p w14:paraId="3A3E0523" w14:textId="6AC9C42B" w:rsidR="00CB31AA" w:rsidRPr="00507769" w:rsidRDefault="007018FE" w:rsidP="00CA7277">
      <w:pPr>
        <w:jc w:val="both"/>
        <w:rPr>
          <w:rFonts w:ascii="Times New Roman" w:hAnsi="Times New Roman" w:cs="Times New Roman"/>
          <w:bCs/>
          <w:sz w:val="24"/>
          <w:szCs w:val="24"/>
          <w:lang w:val="en-US"/>
        </w:rPr>
      </w:pPr>
      <w:r w:rsidRPr="00507769">
        <w:rPr>
          <w:rFonts w:ascii="Times New Roman" w:hAnsi="Times New Roman" w:cs="Times New Roman"/>
          <w:bCs/>
          <w:sz w:val="24"/>
          <w:szCs w:val="24"/>
          <w:lang w:val="en-US"/>
        </w:rPr>
        <w:t>We supplemented our meta-analysis by calculating temperature coefficient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10</w:t>
      </w:r>
      <w:r w:rsidRPr="00507769">
        <w:rPr>
          <w:rFonts w:ascii="Times New Roman" w:hAnsi="Times New Roman" w:cs="Times New Roman"/>
          <w:bCs/>
          <w:sz w:val="24"/>
          <w:szCs w:val="24"/>
          <w:lang w:val="en-US"/>
        </w:rPr>
        <w:t xml:space="preserve">) values for each temperature pairwise comparison to provide a familiar measure of thermal sensitivity over a 10°C range. </w:t>
      </w:r>
      <w:r w:rsidR="006015BB" w:rsidRPr="00507769">
        <w:rPr>
          <w:rFonts w:ascii="Times New Roman" w:hAnsi="Times New Roman" w:cs="Times New Roman"/>
          <w:bCs/>
          <w:sz w:val="24"/>
          <w:szCs w:val="24"/>
          <w:lang w:val="en-US"/>
        </w:rPr>
        <w:t xml:space="preserve">The </w:t>
      </w:r>
      <w:r w:rsidR="00614BDF" w:rsidRPr="00507769">
        <w:rPr>
          <w:rFonts w:ascii="Times New Roman" w:hAnsi="Times New Roman" w:cs="Times New Roman"/>
          <w:bCs/>
          <w:sz w:val="24"/>
          <w:szCs w:val="24"/>
          <w:lang w:val="en-US"/>
        </w:rPr>
        <w:t>following equation</w:t>
      </w:r>
      <w:r w:rsidR="006015BB" w:rsidRPr="00507769">
        <w:rPr>
          <w:rFonts w:ascii="Times New Roman" w:hAnsi="Times New Roman" w:cs="Times New Roman"/>
          <w:bCs/>
          <w:sz w:val="24"/>
          <w:szCs w:val="24"/>
          <w:lang w:val="en-US"/>
        </w:rPr>
        <w:t xml:space="preserve"> was used to calculate </w:t>
      </w:r>
      <w:r w:rsidR="006015BB" w:rsidRPr="00507769">
        <w:rPr>
          <w:rFonts w:ascii="Times New Roman" w:hAnsi="Times New Roman" w:cs="Times New Roman"/>
          <w:bCs/>
          <w:i/>
          <w:iCs/>
          <w:sz w:val="24"/>
          <w:szCs w:val="24"/>
          <w:lang w:val="en-US"/>
        </w:rPr>
        <w:t>Q</w:t>
      </w:r>
      <w:r w:rsidR="006015BB" w:rsidRPr="00507769">
        <w:rPr>
          <w:rFonts w:ascii="Times New Roman" w:hAnsi="Times New Roman" w:cs="Times New Roman"/>
          <w:bCs/>
          <w:sz w:val="24"/>
          <w:szCs w:val="24"/>
          <w:vertAlign w:val="subscript"/>
          <w:lang w:val="en-US"/>
        </w:rPr>
        <w:t xml:space="preserve">10 </w:t>
      </w:r>
      <w:r w:rsidR="006015BB" w:rsidRPr="00507769">
        <w:rPr>
          <w:rFonts w:ascii="Times New Roman" w:hAnsi="Times New Roman" w:cs="Times New Roman"/>
          <w:bCs/>
          <w:sz w:val="24"/>
          <w:szCs w:val="24"/>
          <w:lang w:val="en-US"/>
        </w:rPr>
        <w:t xml:space="preserve">values: </w:t>
      </w:r>
    </w:p>
    <w:p w14:paraId="41CFEE1A" w14:textId="6369D07E" w:rsidR="00CB31AA" w:rsidRPr="00507769" w:rsidRDefault="000B5403" w:rsidP="00CA7277">
      <w:pPr>
        <w:jc w:val="both"/>
        <w:rPr>
          <w:rFonts w:ascii="Times New Roman" w:hAnsi="Times New Roman" w:cs="Times New Roman"/>
          <w:bCs/>
          <w:i/>
          <w:iCs/>
          <w:sz w:val="24"/>
          <w:szCs w:val="24"/>
          <w:lang w:val="en-US"/>
        </w:rPr>
      </w:pPr>
      <m:oMathPara>
        <m:oMath>
          <m:sSub>
            <m:sSubPr>
              <m:ctrlPr>
                <w:rPr>
                  <w:rFonts w:ascii="Cambria Math" w:hAnsi="Cambria Math" w:cs="Times New Roman"/>
                  <w:bCs/>
                  <w:i/>
                  <w:iCs/>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10</m:t>
              </m:r>
            </m:sub>
          </m:sSub>
          <m:r>
            <w:rPr>
              <w:rFonts w:ascii="Cambria Math" w:hAnsi="Cambria Math" w:cs="Times New Roman"/>
              <w:sz w:val="24"/>
              <w:szCs w:val="24"/>
              <w:lang w:val="en-US"/>
            </w:rPr>
            <m:t>=</m:t>
          </m:r>
          <m:sSup>
            <m:sSupPr>
              <m:ctrlPr>
                <w:rPr>
                  <w:rFonts w:ascii="Cambria Math" w:hAnsi="Cambria Math" w:cs="Times New Roman"/>
                  <w:bCs/>
                  <w:i/>
                  <w:iCs/>
                  <w:sz w:val="24"/>
                  <w:szCs w:val="24"/>
                  <w:lang w:val="en-US"/>
                </w:rPr>
              </m:ctrlPr>
            </m:sSupPr>
            <m:e>
              <m:r>
                <w:rPr>
                  <w:rFonts w:ascii="Cambria Math" w:hAnsi="Cambria Math" w:cs="Times New Roman"/>
                  <w:sz w:val="24"/>
                  <w:szCs w:val="24"/>
                  <w:lang w:val="en-US"/>
                </w:rPr>
                <m:t>(d2/d1)</m:t>
              </m:r>
            </m:e>
            <m:sup>
              <m:r>
                <w:rPr>
                  <w:rFonts w:ascii="Cambria Math" w:hAnsi="Cambria Math" w:cs="Times New Roman"/>
                  <w:sz w:val="24"/>
                  <w:szCs w:val="24"/>
                  <w:lang w:val="en-US"/>
                </w:rPr>
                <m:t>10/(t2-t1)</m:t>
              </m:r>
            </m:sup>
          </m:sSup>
        </m:oMath>
      </m:oMathPara>
    </w:p>
    <w:p w14:paraId="48F8A97D" w14:textId="77777777" w:rsidR="007018FE" w:rsidRPr="00507769" w:rsidRDefault="006015BB" w:rsidP="007018FE">
      <w:pPr>
        <w:jc w:val="both"/>
        <w:rPr>
          <w:rFonts w:ascii="Times New Roman" w:hAnsi="Times New Roman" w:cs="Times New Roman"/>
          <w:bCs/>
          <w:sz w:val="24"/>
          <w:szCs w:val="24"/>
          <w:lang w:val="en-US"/>
        </w:rPr>
      </w:pPr>
      <w:r w:rsidRPr="00507769">
        <w:rPr>
          <w:rFonts w:ascii="Times New Roman" w:hAnsi="Times New Roman" w:cs="Times New Roman"/>
          <w:bCs/>
          <w:sz w:val="24"/>
          <w:szCs w:val="24"/>
          <w:lang w:val="en-US"/>
        </w:rPr>
        <w:t xml:space="preserve">where </w:t>
      </w:r>
      <m:oMath>
        <m:r>
          <w:rPr>
            <w:rFonts w:ascii="Cambria Math" w:hAnsi="Cambria Math" w:cs="Times New Roman"/>
            <w:sz w:val="24"/>
            <w:szCs w:val="24"/>
            <w:lang w:val="en-US"/>
          </w:rPr>
          <m:t>d2</m:t>
        </m:r>
      </m:oMath>
      <w:r w:rsidRPr="00507769">
        <w:rPr>
          <w:rFonts w:ascii="Times New Roman" w:eastAsiaTheme="minorEastAsia" w:hAnsi="Times New Roman" w:cs="Times New Roman"/>
          <w:bCs/>
          <w:iCs/>
          <w:sz w:val="24"/>
          <w:szCs w:val="24"/>
          <w:lang w:val="en-US"/>
        </w:rPr>
        <w:t xml:space="preserve"> is the mean dive duration measured at test temperature 2 (</w:t>
      </w:r>
      <m:oMath>
        <m:r>
          <w:rPr>
            <w:rFonts w:ascii="Cambria Math" w:hAnsi="Cambria Math" w:cs="Times New Roman"/>
            <w:sz w:val="24"/>
            <w:szCs w:val="24"/>
            <w:lang w:val="en-US"/>
          </w:rPr>
          <m:t>t2</m:t>
        </m:r>
      </m:oMath>
      <w:r w:rsidRPr="00507769">
        <w:rPr>
          <w:rFonts w:ascii="Times New Roman" w:eastAsiaTheme="minorEastAsia" w:hAnsi="Times New Roman" w:cs="Times New Roman"/>
          <w:bCs/>
          <w:iCs/>
          <w:sz w:val="24"/>
          <w:szCs w:val="24"/>
          <w:lang w:val="en-US"/>
        </w:rPr>
        <w:t>) and d1 is the mean dive duration measured at test temperature 1 (</w:t>
      </w:r>
      <m:oMath>
        <m:r>
          <w:rPr>
            <w:rFonts w:ascii="Cambria Math" w:hAnsi="Cambria Math" w:cs="Times New Roman"/>
            <w:sz w:val="24"/>
            <w:szCs w:val="24"/>
            <w:lang w:val="en-US"/>
          </w:rPr>
          <m:t>t1</m:t>
        </m:r>
      </m:oMath>
      <w:r w:rsidRPr="00507769">
        <w:rPr>
          <w:rFonts w:ascii="Times New Roman" w:eastAsiaTheme="minorEastAsia" w:hAnsi="Times New Roman" w:cs="Times New Roman"/>
          <w:bCs/>
          <w:iCs/>
          <w:sz w:val="24"/>
          <w:szCs w:val="24"/>
          <w:lang w:val="en-US"/>
        </w:rPr>
        <w:t xml:space="preserve">), and </w:t>
      </w:r>
      <m:oMath>
        <m:r>
          <w:rPr>
            <w:rFonts w:ascii="Cambria Math" w:hAnsi="Cambria Math" w:cs="Times New Roman"/>
            <w:sz w:val="24"/>
            <w:szCs w:val="24"/>
            <w:lang w:val="en-US"/>
          </w:rPr>
          <m:t>t2</m:t>
        </m:r>
      </m:oMath>
      <w:r w:rsidRPr="00507769">
        <w:rPr>
          <w:rFonts w:ascii="Times New Roman" w:eastAsiaTheme="minorEastAsia" w:hAnsi="Times New Roman" w:cs="Times New Roman"/>
          <w:bCs/>
          <w:iCs/>
          <w:sz w:val="24"/>
          <w:szCs w:val="24"/>
          <w:lang w:val="en-US"/>
        </w:rPr>
        <w:t xml:space="preserve"> &gt; </w:t>
      </w:r>
      <m:oMath>
        <m:r>
          <w:rPr>
            <w:rFonts w:ascii="Cambria Math" w:hAnsi="Cambria Math" w:cs="Times New Roman"/>
            <w:sz w:val="24"/>
            <w:szCs w:val="24"/>
            <w:lang w:val="en-US"/>
          </w:rPr>
          <m:t>t1</m:t>
        </m:r>
      </m:oMath>
      <w:r w:rsidRPr="00507769">
        <w:rPr>
          <w:rFonts w:ascii="Times New Roman" w:eastAsiaTheme="minorEastAsia" w:hAnsi="Times New Roman" w:cs="Times New Roman"/>
          <w:bCs/>
          <w:iCs/>
          <w:sz w:val="24"/>
          <w:szCs w:val="24"/>
          <w:lang w:val="en-US"/>
        </w:rPr>
        <w:t xml:space="preserve">. </w:t>
      </w:r>
      <w:r w:rsidR="007018FE" w:rsidRPr="00507769">
        <w:rPr>
          <w:rFonts w:ascii="Times New Roman" w:hAnsi="Times New Roman" w:cs="Times New Roman"/>
          <w:bCs/>
          <w:sz w:val="24"/>
          <w:szCs w:val="24"/>
          <w:lang w:val="en-US"/>
        </w:rPr>
        <w:t xml:space="preserve">It is important to note that descriptive statistics of </w:t>
      </w:r>
      <w:r w:rsidR="007018FE" w:rsidRPr="00507769">
        <w:rPr>
          <w:rFonts w:ascii="Times New Roman" w:hAnsi="Times New Roman" w:cs="Times New Roman"/>
          <w:bCs/>
          <w:i/>
          <w:iCs/>
          <w:sz w:val="24"/>
          <w:szCs w:val="24"/>
          <w:lang w:val="en-US"/>
        </w:rPr>
        <w:t>Q</w:t>
      </w:r>
      <w:r w:rsidR="007018FE" w:rsidRPr="00507769">
        <w:rPr>
          <w:rFonts w:ascii="Times New Roman" w:hAnsi="Times New Roman" w:cs="Times New Roman"/>
          <w:bCs/>
          <w:sz w:val="24"/>
          <w:szCs w:val="24"/>
          <w:vertAlign w:val="subscript"/>
          <w:lang w:val="en-US"/>
        </w:rPr>
        <w:t>10</w:t>
      </w:r>
      <w:r w:rsidR="007018FE" w:rsidRPr="00507769">
        <w:rPr>
          <w:rFonts w:ascii="Times New Roman" w:hAnsi="Times New Roman" w:cs="Times New Roman"/>
          <w:bCs/>
          <w:sz w:val="24"/>
          <w:szCs w:val="24"/>
          <w:lang w:val="en-US"/>
        </w:rPr>
        <w:t xml:space="preserve"> values are not equivalent to overall effect size estimates from our meta-analytic approaches given that our MLMA and MLMR models provide greater flexibility in controlling for sampling variance (weighting higher quality estimates more heavily) and sources of heterogeneity within the data. </w:t>
      </w:r>
    </w:p>
    <w:p w14:paraId="5C443B09" w14:textId="068AFFA6" w:rsidR="006015BB" w:rsidRPr="00507769" w:rsidRDefault="006015BB" w:rsidP="00CA7277">
      <w:pPr>
        <w:jc w:val="both"/>
        <w:rPr>
          <w:rFonts w:ascii="Times New Roman" w:hAnsi="Times New Roman" w:cs="Times New Roman"/>
          <w:bCs/>
          <w:sz w:val="24"/>
          <w:szCs w:val="24"/>
          <w:lang w:val="en-US"/>
        </w:rPr>
      </w:pPr>
    </w:p>
    <w:p w14:paraId="0F4731B0" w14:textId="404F0F6E" w:rsidR="00510003" w:rsidRPr="00507769" w:rsidRDefault="00293E9A" w:rsidP="00CA7277">
      <w:pPr>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Publication bias</w:t>
      </w:r>
    </w:p>
    <w:p w14:paraId="0635B2BE" w14:textId="53AA3C94" w:rsidR="00F75986" w:rsidRPr="00507769" w:rsidRDefault="00F75986" w:rsidP="00F75986">
      <w:pPr>
        <w:spacing w:line="240" w:lineRule="auto"/>
        <w:contextualSpacing/>
        <w:jc w:val="both"/>
        <w:rPr>
          <w:rFonts w:ascii="Times New Roman" w:hAnsi="Times New Roman" w:cs="Times New Roman"/>
          <w:sz w:val="24"/>
          <w:szCs w:val="24"/>
          <w:lang w:val="en-US"/>
        </w:rPr>
      </w:pPr>
      <w:r w:rsidRPr="00457D84">
        <w:rPr>
          <w:rFonts w:ascii="Times New Roman" w:hAnsi="Times New Roman" w:cs="Times New Roman"/>
          <w:sz w:val="24"/>
          <w:szCs w:val="24"/>
          <w:lang w:val="en-US"/>
        </w:rPr>
        <w:t xml:space="preserve">We explored </w:t>
      </w:r>
      <w:r>
        <w:rPr>
          <w:rFonts w:ascii="Times New Roman" w:hAnsi="Times New Roman" w:cs="Times New Roman"/>
          <w:sz w:val="24"/>
          <w:szCs w:val="24"/>
          <w:lang w:val="en-US"/>
        </w:rPr>
        <w:t xml:space="preserve">the potential for </w:t>
      </w:r>
      <w:r w:rsidRPr="00457D84">
        <w:rPr>
          <w:rFonts w:ascii="Times New Roman" w:hAnsi="Times New Roman" w:cs="Times New Roman"/>
          <w:sz w:val="24"/>
          <w:szCs w:val="24"/>
          <w:lang w:val="en-US"/>
        </w:rPr>
        <w:t xml:space="preserve">publication bias by plotting funnel plots of residuals from our multilevel </w:t>
      </w:r>
      <w:r>
        <w:rPr>
          <w:rFonts w:ascii="Times New Roman" w:hAnsi="Times New Roman" w:cs="Times New Roman"/>
          <w:sz w:val="24"/>
          <w:szCs w:val="24"/>
          <w:lang w:val="en-US"/>
        </w:rPr>
        <w:t>meta-</w:t>
      </w:r>
      <w:r w:rsidRPr="00457D84">
        <w:rPr>
          <w:rFonts w:ascii="Times New Roman" w:hAnsi="Times New Roman" w:cs="Times New Roman"/>
          <w:sz w:val="24"/>
          <w:szCs w:val="24"/>
          <w:lang w:val="en-US"/>
        </w:rPr>
        <w:t xml:space="preserve">regression models </w:t>
      </w:r>
      <w:r w:rsidRPr="00457D84">
        <w:rPr>
          <w:rFonts w:ascii="Times New Roman" w:hAnsi="Times New Roman" w:cs="Times New Roman"/>
          <w:sz w:val="24"/>
          <w:szCs w:val="24"/>
          <w:lang w:val="en-US"/>
        </w:rPr>
        <w:fldChar w:fldCharType="begin"/>
      </w:r>
      <w:r w:rsidRPr="00457D84">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Pr="00457D84">
        <w:rPr>
          <w:rFonts w:ascii="Times New Roman" w:hAnsi="Times New Roman" w:cs="Times New Roman"/>
          <w:sz w:val="24"/>
          <w:szCs w:val="24"/>
          <w:lang w:val="en-US"/>
        </w:rPr>
        <w:fldChar w:fldCharType="separate"/>
      </w:r>
      <w:r w:rsidRPr="00457D84">
        <w:rPr>
          <w:rFonts w:ascii="Times New Roman" w:hAnsi="Times New Roman" w:cs="Times New Roman"/>
          <w:noProof/>
          <w:sz w:val="24"/>
          <w:szCs w:val="24"/>
          <w:lang w:val="en-US"/>
        </w:rPr>
        <w:t>(Nakagawa and Santos, 2012)</w:t>
      </w:r>
      <w:r w:rsidRPr="00457D84">
        <w:rPr>
          <w:rFonts w:ascii="Times New Roman" w:hAnsi="Times New Roman" w:cs="Times New Roman"/>
          <w:sz w:val="24"/>
          <w:szCs w:val="24"/>
          <w:lang w:val="en-US"/>
        </w:rPr>
        <w:fldChar w:fldCharType="end"/>
      </w:r>
      <w:r w:rsidRPr="00457D84">
        <w:rPr>
          <w:rFonts w:ascii="Times New Roman" w:hAnsi="Times New Roman" w:cs="Times New Roman"/>
          <w:sz w:val="24"/>
          <w:szCs w:val="24"/>
          <w:lang w:val="en-US"/>
        </w:rPr>
        <w:t xml:space="preserve">, </w:t>
      </w:r>
      <w:r w:rsidRPr="00F75986">
        <w:rPr>
          <w:rFonts w:ascii="Times New Roman" w:hAnsi="Times New Roman" w:cs="Times New Roman"/>
          <w:sz w:val="24"/>
          <w:szCs w:val="24"/>
          <w:lang w:val="en-US"/>
        </w:rPr>
        <w:t xml:space="preserve">and using a modified </w:t>
      </w:r>
      <w:r>
        <w:rPr>
          <w:rFonts w:ascii="Times New Roman" w:hAnsi="Times New Roman" w:cs="Times New Roman"/>
          <w:sz w:val="24"/>
          <w:szCs w:val="24"/>
          <w:lang w:val="en-US"/>
        </w:rPr>
        <w:t xml:space="preserve">version of </w:t>
      </w:r>
      <w:r w:rsidRPr="00F75986">
        <w:rPr>
          <w:rFonts w:ascii="Times New Roman" w:hAnsi="Times New Roman" w:cs="Times New Roman"/>
          <w:sz w:val="24"/>
          <w:szCs w:val="24"/>
          <w:lang w:val="en-US"/>
        </w:rPr>
        <w:t xml:space="preserve">Egger’s regression. Our Egger’s regression approach involved including effect size </w:t>
      </w:r>
      <w:r>
        <w:rPr>
          <w:rFonts w:ascii="Times New Roman" w:hAnsi="Times New Roman" w:cs="Times New Roman"/>
          <w:sz w:val="24"/>
          <w:szCs w:val="24"/>
          <w:lang w:val="en-US"/>
        </w:rPr>
        <w:t>sampling variance</w:t>
      </w:r>
      <w:r w:rsidRPr="00F75986">
        <w:rPr>
          <w:rFonts w:ascii="Times New Roman" w:hAnsi="Times New Roman" w:cs="Times New Roman"/>
          <w:sz w:val="24"/>
          <w:szCs w:val="24"/>
          <w:lang w:val="en-US"/>
        </w:rPr>
        <w:t xml:space="preserve"> in our multilevel </w:t>
      </w:r>
      <w:r>
        <w:rPr>
          <w:rFonts w:ascii="Times New Roman" w:hAnsi="Times New Roman" w:cs="Times New Roman"/>
          <w:sz w:val="24"/>
          <w:szCs w:val="24"/>
          <w:lang w:val="en-US"/>
        </w:rPr>
        <w:t xml:space="preserve">meta-regression </w:t>
      </w:r>
      <w:r w:rsidRPr="00F75986">
        <w:rPr>
          <w:rFonts w:ascii="Times New Roman" w:hAnsi="Times New Roman" w:cs="Times New Roman"/>
          <w:sz w:val="24"/>
          <w:szCs w:val="24"/>
          <w:lang w:val="en-US"/>
        </w:rPr>
        <w:t xml:space="preserve">model, while also accounting for all other fixed and random effects (i.e., study and species). This approach allows for sources of nonindependence and factors affecting heterogeneity to be accounted for when statistically assessing Egger regression results. </w:t>
      </w:r>
      <w:r w:rsidRPr="001746B8">
        <w:rPr>
          <w:rFonts w:ascii="Times New Roman" w:hAnsi="Times New Roman" w:cs="Times New Roman"/>
          <w:sz w:val="24"/>
          <w:szCs w:val="24"/>
          <w:lang w:val="en-US"/>
        </w:rPr>
        <w:t>Asymmetry</w:t>
      </w:r>
      <w:r w:rsidRPr="00507769">
        <w:rPr>
          <w:rFonts w:ascii="Times New Roman" w:hAnsi="Times New Roman" w:cs="Times New Roman"/>
          <w:sz w:val="24"/>
          <w:szCs w:val="24"/>
          <w:lang w:val="en-US"/>
        </w:rPr>
        <w:t xml:space="preserve"> in funnel plots and/or a </w:t>
      </w:r>
      <w:r>
        <w:rPr>
          <w:rFonts w:ascii="Times New Roman" w:hAnsi="Times New Roman" w:cs="Times New Roman"/>
          <w:sz w:val="24"/>
          <w:szCs w:val="24"/>
          <w:lang w:val="en-US"/>
        </w:rPr>
        <w:t>sampling variance estimate</w:t>
      </w:r>
      <w:r w:rsidRPr="00507769">
        <w:rPr>
          <w:rFonts w:ascii="Times New Roman" w:hAnsi="Times New Roman" w:cs="Times New Roman"/>
          <w:sz w:val="24"/>
          <w:szCs w:val="24"/>
          <w:lang w:val="en-US"/>
        </w:rPr>
        <w:t xml:space="preserve"> from Eggers regression suggests the possibility for publication bias.</w:t>
      </w:r>
    </w:p>
    <w:p w14:paraId="05060B3A" w14:textId="77777777" w:rsidR="00353AF8" w:rsidRPr="00507769" w:rsidRDefault="00353AF8" w:rsidP="00CA7277">
      <w:pPr>
        <w:jc w:val="both"/>
        <w:rPr>
          <w:rFonts w:ascii="Times New Roman" w:hAnsi="Times New Roman" w:cs="Times New Roman"/>
          <w:i/>
          <w:iCs/>
          <w:sz w:val="24"/>
          <w:szCs w:val="24"/>
          <w:lang w:val="en-US"/>
        </w:rPr>
      </w:pPr>
    </w:p>
    <w:p w14:paraId="73DC4F18" w14:textId="6A9E8F55" w:rsidR="00510003" w:rsidRPr="00507769" w:rsidRDefault="00D12BC4"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Results</w:t>
      </w:r>
    </w:p>
    <w:p w14:paraId="4902E62C" w14:textId="544496DE" w:rsidR="002C2C89" w:rsidRPr="00507769" w:rsidRDefault="00DE13D5" w:rsidP="00305C0A">
      <w:pPr>
        <w:jc w:val="both"/>
        <w:rPr>
          <w:rFonts w:ascii="Times New Roman" w:hAnsi="Times New Roman" w:cs="Times New Roman"/>
          <w:iCs/>
          <w:sz w:val="24"/>
          <w:szCs w:val="24"/>
          <w:lang w:val="en-US"/>
        </w:rPr>
      </w:pPr>
      <w:r>
        <w:rPr>
          <w:rFonts w:ascii="Times New Roman" w:hAnsi="Times New Roman" w:cs="Times New Roman"/>
          <w:iCs/>
          <w:sz w:val="24"/>
          <w:szCs w:val="24"/>
          <w:lang w:val="en-US"/>
        </w:rPr>
        <w:t>The</w:t>
      </w:r>
      <w:r w:rsidR="00305C0A" w:rsidRPr="00507769">
        <w:rPr>
          <w:rFonts w:ascii="Times New Roman" w:hAnsi="Times New Roman" w:cs="Times New Roman"/>
          <w:iCs/>
          <w:sz w:val="24"/>
          <w:szCs w:val="24"/>
          <w:lang w:val="en-US"/>
        </w:rPr>
        <w:t xml:space="preserve"> dataset</w:t>
      </w:r>
      <w:r>
        <w:rPr>
          <w:rFonts w:ascii="Times New Roman" w:hAnsi="Times New Roman" w:cs="Times New Roman"/>
          <w:iCs/>
          <w:sz w:val="24"/>
          <w:szCs w:val="24"/>
          <w:lang w:val="en-US"/>
        </w:rPr>
        <w:t xml:space="preserve"> from laboratory-based studies</w:t>
      </w:r>
      <w:r w:rsidR="00305C0A" w:rsidRPr="00507769">
        <w:rPr>
          <w:rFonts w:ascii="Times New Roman" w:hAnsi="Times New Roman" w:cs="Times New Roman"/>
          <w:iCs/>
          <w:sz w:val="24"/>
          <w:szCs w:val="24"/>
          <w:lang w:val="en-US"/>
        </w:rPr>
        <w:t xml:space="preserve"> </w:t>
      </w:r>
      <w:r w:rsidR="00BB6F31">
        <w:rPr>
          <w:rFonts w:ascii="Times New Roman" w:hAnsi="Times New Roman" w:cs="Times New Roman"/>
          <w:iCs/>
          <w:sz w:val="24"/>
          <w:szCs w:val="24"/>
          <w:lang w:val="en-US"/>
        </w:rPr>
        <w:t>comprised of</w:t>
      </w:r>
      <w:r w:rsidR="00BB6F31" w:rsidRPr="00507769">
        <w:rPr>
          <w:rFonts w:ascii="Times New Roman" w:hAnsi="Times New Roman" w:cs="Times New Roman"/>
          <w:iCs/>
          <w:sz w:val="24"/>
          <w:szCs w:val="24"/>
          <w:lang w:val="en-US"/>
        </w:rPr>
        <w:t xml:space="preserve"> </w:t>
      </w:r>
      <w:r w:rsidR="00305C0A" w:rsidRPr="00507769">
        <w:rPr>
          <w:rFonts w:ascii="Times New Roman" w:hAnsi="Times New Roman" w:cs="Times New Roman"/>
          <w:iCs/>
          <w:sz w:val="24"/>
          <w:szCs w:val="24"/>
          <w:lang w:val="en-US"/>
        </w:rPr>
        <w:t>15 papers reporting data on 16 species spanning four orders (Testudines, Crocodilia, Serpentes and Urodela). We were able to disentangle study effects from species effects because three studies tested more than one species and two species were replicated across multiple studies. We calculated 55 effect sizes for pairwise temperature treatment comparisons. Across species we had between 2 – 4 temperature treatment manipulations within a species</w:t>
      </w:r>
      <w:r w:rsidR="00952EA2" w:rsidRPr="00507769">
        <w:rPr>
          <w:rFonts w:ascii="Times New Roman" w:hAnsi="Times New Roman" w:cs="Times New Roman"/>
          <w:iCs/>
          <w:sz w:val="24"/>
          <w:szCs w:val="24"/>
          <w:lang w:val="en-US"/>
        </w:rPr>
        <w:t>,</w:t>
      </w:r>
      <w:r w:rsidR="00305C0A" w:rsidRPr="00507769">
        <w:rPr>
          <w:rFonts w:ascii="Times New Roman" w:hAnsi="Times New Roman" w:cs="Times New Roman"/>
          <w:iCs/>
          <w:sz w:val="24"/>
          <w:szCs w:val="24"/>
          <w:lang w:val="en-US"/>
        </w:rPr>
        <w:t xml:space="preserve"> with the weighted average temperature difference being 10.6 ± 11.8°C (</w:t>
      </w:r>
      <w:r w:rsidR="00952EA2" w:rsidRPr="00507769">
        <w:rPr>
          <w:rFonts w:ascii="Times New Roman" w:hAnsi="Times New Roman" w:cs="Times New Roman"/>
          <w:iCs/>
          <w:sz w:val="24"/>
          <w:szCs w:val="24"/>
          <w:lang w:val="en-US"/>
        </w:rPr>
        <w:t xml:space="preserve">weighted </w:t>
      </w:r>
      <w:r w:rsidR="00305C0A" w:rsidRPr="00507769">
        <w:rPr>
          <w:rFonts w:ascii="Times New Roman" w:hAnsi="Times New Roman" w:cs="Times New Roman"/>
          <w:iCs/>
          <w:sz w:val="24"/>
          <w:szCs w:val="24"/>
          <w:lang w:val="en-US"/>
        </w:rPr>
        <w:t xml:space="preserve">mean ± S.D.; range = </w:t>
      </w:r>
      <w:r w:rsidR="00571857" w:rsidRPr="00507769">
        <w:rPr>
          <w:rFonts w:ascii="Times New Roman" w:hAnsi="Times New Roman" w:cs="Times New Roman"/>
          <w:iCs/>
          <w:sz w:val="24"/>
          <w:szCs w:val="24"/>
          <w:lang w:val="en-US"/>
        </w:rPr>
        <w:t>3</w:t>
      </w:r>
      <w:r w:rsidR="00305C0A" w:rsidRPr="00507769">
        <w:rPr>
          <w:rFonts w:ascii="Times New Roman" w:hAnsi="Times New Roman" w:cs="Times New Roman"/>
          <w:iCs/>
          <w:sz w:val="24"/>
          <w:szCs w:val="24"/>
          <w:lang w:val="en-US"/>
        </w:rPr>
        <w:t xml:space="preserve"> – 20°C) and test temperatures ranging from 9 – 35°C. The weighted average body mass of diving species was 246 ± 567 g (mean ± S.D.) and ranged from 2.5 g in juvenile</w:t>
      </w:r>
      <w:r w:rsidR="00DA71C3" w:rsidRPr="00507769">
        <w:rPr>
          <w:rFonts w:ascii="Times New Roman" w:hAnsi="Times New Roman" w:cs="Times New Roman"/>
          <w:iCs/>
          <w:sz w:val="24"/>
          <w:szCs w:val="24"/>
          <w:lang w:val="en-US"/>
        </w:rPr>
        <w:t xml:space="preserve"> viperine water snakes</w:t>
      </w:r>
      <w:r w:rsidR="00305C0A" w:rsidRPr="00507769">
        <w:rPr>
          <w:rFonts w:ascii="Times New Roman" w:hAnsi="Times New Roman" w:cs="Times New Roman"/>
          <w:iCs/>
          <w:sz w:val="24"/>
          <w:szCs w:val="24"/>
          <w:lang w:val="en-US"/>
        </w:rPr>
        <w:t xml:space="preserve"> </w:t>
      </w:r>
      <w:r w:rsidR="00DA71C3" w:rsidRPr="00507769">
        <w:rPr>
          <w:rFonts w:ascii="Times New Roman" w:hAnsi="Times New Roman" w:cs="Times New Roman"/>
          <w:iCs/>
          <w:sz w:val="24"/>
          <w:szCs w:val="24"/>
          <w:lang w:val="en-US"/>
        </w:rPr>
        <w:t>(</w:t>
      </w:r>
      <w:r w:rsidR="00305C0A" w:rsidRPr="00507769">
        <w:rPr>
          <w:rFonts w:ascii="Times New Roman" w:hAnsi="Times New Roman" w:cs="Times New Roman"/>
          <w:i/>
          <w:sz w:val="24"/>
          <w:szCs w:val="24"/>
          <w:lang w:val="en-US"/>
        </w:rPr>
        <w:t>Natrix maura</w:t>
      </w:r>
      <w:r w:rsidR="00DA71C3" w:rsidRPr="00507769">
        <w:rPr>
          <w:rFonts w:ascii="Times New Roman" w:hAnsi="Times New Roman" w:cs="Times New Roman"/>
          <w:iCs/>
          <w:sz w:val="24"/>
          <w:szCs w:val="24"/>
          <w:lang w:val="en-US"/>
        </w:rPr>
        <w:t>)</w:t>
      </w:r>
      <w:r w:rsidR="00305C0A" w:rsidRPr="00507769">
        <w:rPr>
          <w:rFonts w:ascii="Times New Roman" w:hAnsi="Times New Roman" w:cs="Times New Roman"/>
          <w:i/>
          <w:sz w:val="24"/>
          <w:szCs w:val="24"/>
          <w:lang w:val="en-US"/>
        </w:rPr>
        <w:t xml:space="preserve"> </w:t>
      </w:r>
      <w:r w:rsidR="00305C0A" w:rsidRPr="00507769">
        <w:rPr>
          <w:rFonts w:ascii="Times New Roman" w:hAnsi="Times New Roman" w:cs="Times New Roman"/>
          <w:iCs/>
          <w:sz w:val="24"/>
          <w:szCs w:val="24"/>
          <w:lang w:val="en-US"/>
        </w:rPr>
        <w:t>to 3813 g in adult</w:t>
      </w:r>
      <w:r w:rsidR="00DA71C3" w:rsidRPr="00507769">
        <w:rPr>
          <w:rFonts w:ascii="Times New Roman" w:hAnsi="Times New Roman" w:cs="Times New Roman"/>
          <w:iCs/>
          <w:sz w:val="24"/>
          <w:szCs w:val="24"/>
          <w:lang w:val="en-US"/>
        </w:rPr>
        <w:t xml:space="preserve"> freshwater Irwin’s turtles</w:t>
      </w:r>
      <w:r w:rsidR="00305C0A" w:rsidRPr="00507769">
        <w:rPr>
          <w:rFonts w:ascii="Times New Roman" w:hAnsi="Times New Roman" w:cs="Times New Roman"/>
          <w:iCs/>
          <w:sz w:val="24"/>
          <w:szCs w:val="24"/>
          <w:lang w:val="en-US"/>
        </w:rPr>
        <w:t xml:space="preserve"> </w:t>
      </w:r>
      <w:r w:rsidR="00DA71C3" w:rsidRPr="00507769">
        <w:rPr>
          <w:rFonts w:ascii="Times New Roman" w:hAnsi="Times New Roman" w:cs="Times New Roman"/>
          <w:iCs/>
          <w:sz w:val="24"/>
          <w:szCs w:val="24"/>
          <w:lang w:val="en-US"/>
        </w:rPr>
        <w:t>(</w:t>
      </w:r>
      <w:r w:rsidR="00305C0A" w:rsidRPr="00507769">
        <w:rPr>
          <w:rFonts w:ascii="Times New Roman" w:hAnsi="Times New Roman" w:cs="Times New Roman"/>
          <w:i/>
          <w:sz w:val="24"/>
          <w:szCs w:val="24"/>
          <w:lang w:val="en-US"/>
        </w:rPr>
        <w:t>Elseya irwini</w:t>
      </w:r>
      <w:r w:rsidR="00DA71C3" w:rsidRPr="00507769">
        <w:rPr>
          <w:rFonts w:ascii="Times New Roman" w:hAnsi="Times New Roman" w:cs="Times New Roman"/>
          <w:iCs/>
          <w:sz w:val="24"/>
          <w:szCs w:val="24"/>
          <w:lang w:val="en-US"/>
        </w:rPr>
        <w:t>)</w:t>
      </w:r>
      <w:r w:rsidR="00305C0A" w:rsidRPr="00507769">
        <w:rPr>
          <w:rFonts w:ascii="Times New Roman" w:hAnsi="Times New Roman" w:cs="Times New Roman"/>
          <w:iCs/>
          <w:sz w:val="24"/>
          <w:szCs w:val="24"/>
          <w:lang w:val="en-US"/>
        </w:rPr>
        <w:t>. Body masses were comparable between aerial (615 ± 362 g mean ± S.D.) and bimodal (625 ± 800 g mean ± S.D.) breathers.</w:t>
      </w:r>
      <w:r w:rsidR="00952EA2" w:rsidRPr="00507769">
        <w:rPr>
          <w:rFonts w:ascii="Times New Roman" w:hAnsi="Times New Roman" w:cs="Times New Roman"/>
          <w:iCs/>
          <w:sz w:val="24"/>
          <w:szCs w:val="24"/>
          <w:lang w:val="en-US"/>
        </w:rPr>
        <w:t xml:space="preserve"> </w:t>
      </w:r>
      <w:r w:rsidR="002C2C89" w:rsidRPr="00507769">
        <w:rPr>
          <w:rFonts w:ascii="Times New Roman" w:hAnsi="Times New Roman" w:cs="Times New Roman"/>
          <w:iCs/>
          <w:sz w:val="24"/>
          <w:szCs w:val="24"/>
          <w:lang w:val="en-US"/>
        </w:rPr>
        <w:t xml:space="preserve">Figure </w:t>
      </w:r>
      <w:r w:rsidR="007525B8">
        <w:rPr>
          <w:rFonts w:ascii="Times New Roman" w:hAnsi="Times New Roman" w:cs="Times New Roman"/>
          <w:iCs/>
          <w:sz w:val="24"/>
          <w:szCs w:val="24"/>
          <w:lang w:val="en-US"/>
        </w:rPr>
        <w:t>2</w:t>
      </w:r>
      <w:r w:rsidR="002C2C89" w:rsidRPr="00507769">
        <w:rPr>
          <w:rFonts w:ascii="Times New Roman" w:hAnsi="Times New Roman" w:cs="Times New Roman"/>
          <w:iCs/>
          <w:sz w:val="24"/>
          <w:szCs w:val="24"/>
          <w:lang w:val="en-US"/>
        </w:rPr>
        <w:t xml:space="preserve"> shows the spread of species across the four orders and which species respire aerially or bimodally.</w:t>
      </w:r>
    </w:p>
    <w:p w14:paraId="6EC635B1" w14:textId="79341348" w:rsidR="0049674B" w:rsidRPr="00507769" w:rsidRDefault="00BB6F31" w:rsidP="003B4D50">
      <w:pPr>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The</w:t>
      </w:r>
      <w:r w:rsidR="00952EA2" w:rsidRPr="00507769">
        <w:rPr>
          <w:rFonts w:ascii="Times New Roman" w:hAnsi="Times New Roman" w:cs="Times New Roman"/>
          <w:iCs/>
          <w:sz w:val="24"/>
          <w:szCs w:val="24"/>
          <w:lang w:val="en-US"/>
        </w:rPr>
        <w:t xml:space="preserve"> dataset</w:t>
      </w:r>
      <w:r>
        <w:rPr>
          <w:rFonts w:ascii="Times New Roman" w:hAnsi="Times New Roman" w:cs="Times New Roman"/>
          <w:iCs/>
          <w:sz w:val="24"/>
          <w:szCs w:val="24"/>
          <w:lang w:val="en-US"/>
        </w:rPr>
        <w:t xml:space="preserve"> compiled from field-based studies</w:t>
      </w:r>
      <w:r w:rsidR="00952EA2" w:rsidRPr="00507769">
        <w:rPr>
          <w:rFonts w:ascii="Times New Roman" w:hAnsi="Times New Roman" w:cs="Times New Roman"/>
          <w:iCs/>
          <w:sz w:val="24"/>
          <w:szCs w:val="24"/>
          <w:lang w:val="en-US"/>
        </w:rPr>
        <w:t xml:space="preserve"> </w:t>
      </w:r>
      <w:r>
        <w:rPr>
          <w:rFonts w:ascii="Times New Roman" w:hAnsi="Times New Roman" w:cs="Times New Roman"/>
          <w:iCs/>
          <w:sz w:val="24"/>
          <w:szCs w:val="24"/>
          <w:lang w:val="en-US"/>
        </w:rPr>
        <w:t>comprised of</w:t>
      </w:r>
      <w:r w:rsidR="00952EA2" w:rsidRPr="00507769">
        <w:rPr>
          <w:rFonts w:ascii="Times New Roman" w:hAnsi="Times New Roman" w:cs="Times New Roman"/>
          <w:iCs/>
          <w:sz w:val="24"/>
          <w:szCs w:val="24"/>
          <w:lang w:val="en-US"/>
        </w:rPr>
        <w:t xml:space="preserve"> 1</w:t>
      </w:r>
      <w:r w:rsidR="00EB569C" w:rsidRPr="00507769">
        <w:rPr>
          <w:rFonts w:ascii="Times New Roman" w:hAnsi="Times New Roman" w:cs="Times New Roman"/>
          <w:iCs/>
          <w:sz w:val="24"/>
          <w:szCs w:val="24"/>
          <w:lang w:val="en-US"/>
        </w:rPr>
        <w:t>2</w:t>
      </w:r>
      <w:r w:rsidR="00952EA2" w:rsidRPr="00507769">
        <w:rPr>
          <w:rFonts w:ascii="Times New Roman" w:hAnsi="Times New Roman" w:cs="Times New Roman"/>
          <w:iCs/>
          <w:sz w:val="24"/>
          <w:szCs w:val="24"/>
          <w:lang w:val="en-US"/>
        </w:rPr>
        <w:t xml:space="preserve"> papers reporting data on </w:t>
      </w:r>
      <w:r w:rsidR="00EB569C" w:rsidRPr="00507769">
        <w:rPr>
          <w:rFonts w:ascii="Times New Roman" w:hAnsi="Times New Roman" w:cs="Times New Roman"/>
          <w:iCs/>
          <w:sz w:val="24"/>
          <w:szCs w:val="24"/>
          <w:lang w:val="en-US"/>
        </w:rPr>
        <w:t>four</w:t>
      </w:r>
      <w:r w:rsidR="00952EA2" w:rsidRPr="00507769">
        <w:rPr>
          <w:rFonts w:ascii="Times New Roman" w:hAnsi="Times New Roman" w:cs="Times New Roman"/>
          <w:iCs/>
          <w:sz w:val="24"/>
          <w:szCs w:val="24"/>
          <w:lang w:val="en-US"/>
        </w:rPr>
        <w:t xml:space="preserve"> species spanning two orders (Testudines and Crocodilia). We calculated 16 effect sizes for pairwise temperature comparisons. Across species we had between 1 – 5 temperature comparisons within each species, with the weighted average temperature difference being </w:t>
      </w:r>
      <w:r w:rsidR="00507769" w:rsidRPr="00507769">
        <w:rPr>
          <w:rFonts w:ascii="Times New Roman" w:hAnsi="Times New Roman" w:cs="Times New Roman"/>
          <w:iCs/>
          <w:sz w:val="24"/>
          <w:szCs w:val="24"/>
          <w:lang w:val="en-US"/>
        </w:rPr>
        <w:t>4.7</w:t>
      </w:r>
      <w:r w:rsidR="00952EA2" w:rsidRPr="00507769">
        <w:rPr>
          <w:rFonts w:ascii="Times New Roman" w:hAnsi="Times New Roman" w:cs="Times New Roman"/>
          <w:iCs/>
          <w:sz w:val="24"/>
          <w:szCs w:val="24"/>
          <w:lang w:val="en-US"/>
        </w:rPr>
        <w:t xml:space="preserve"> ± </w:t>
      </w:r>
      <w:r w:rsidR="00507769" w:rsidRPr="00507769">
        <w:rPr>
          <w:rFonts w:ascii="Times New Roman" w:hAnsi="Times New Roman" w:cs="Times New Roman"/>
          <w:iCs/>
          <w:sz w:val="24"/>
          <w:szCs w:val="24"/>
          <w:lang w:val="en-US"/>
        </w:rPr>
        <w:t>5.6</w:t>
      </w:r>
      <w:r w:rsidR="00952EA2" w:rsidRPr="00507769">
        <w:rPr>
          <w:rFonts w:ascii="Times New Roman" w:hAnsi="Times New Roman" w:cs="Times New Roman"/>
          <w:iCs/>
          <w:sz w:val="24"/>
          <w:szCs w:val="24"/>
          <w:lang w:val="en-US"/>
        </w:rPr>
        <w:t xml:space="preserve">°C (weighted mean ± S.D; range = 2.7 – </w:t>
      </w:r>
      <w:r w:rsidR="00507769" w:rsidRPr="00507769">
        <w:rPr>
          <w:rFonts w:ascii="Times New Roman" w:hAnsi="Times New Roman" w:cs="Times New Roman"/>
          <w:iCs/>
          <w:sz w:val="24"/>
          <w:szCs w:val="24"/>
          <w:lang w:val="en-US"/>
        </w:rPr>
        <w:t>13.5</w:t>
      </w:r>
      <w:r w:rsidR="00952EA2" w:rsidRPr="00507769">
        <w:rPr>
          <w:rFonts w:ascii="Times New Roman" w:hAnsi="Times New Roman" w:cs="Times New Roman"/>
          <w:iCs/>
          <w:sz w:val="24"/>
          <w:szCs w:val="24"/>
          <w:lang w:val="en-US"/>
        </w:rPr>
        <w:t xml:space="preserve">°C) and field water temperatures ranging from </w:t>
      </w:r>
      <w:r w:rsidR="00507769" w:rsidRPr="00507769">
        <w:rPr>
          <w:rFonts w:ascii="Times New Roman" w:hAnsi="Times New Roman" w:cs="Times New Roman"/>
          <w:iCs/>
          <w:sz w:val="24"/>
          <w:szCs w:val="24"/>
          <w:lang w:val="en-US"/>
        </w:rPr>
        <w:t>1</w:t>
      </w:r>
      <w:r w:rsidR="00952EA2" w:rsidRPr="00507769">
        <w:rPr>
          <w:rFonts w:ascii="Times New Roman" w:hAnsi="Times New Roman" w:cs="Times New Roman"/>
          <w:iCs/>
          <w:sz w:val="24"/>
          <w:szCs w:val="24"/>
          <w:lang w:val="en-US"/>
        </w:rPr>
        <w:t xml:space="preserve">7 – 32°C). </w:t>
      </w:r>
      <w:r w:rsidR="002C2C89" w:rsidRPr="00507769">
        <w:rPr>
          <w:rFonts w:ascii="Times New Roman" w:hAnsi="Times New Roman" w:cs="Times New Roman"/>
          <w:iCs/>
          <w:sz w:val="24"/>
          <w:szCs w:val="24"/>
          <w:lang w:val="en-US"/>
        </w:rPr>
        <w:t xml:space="preserve">The weighted average body mass of diving species was </w:t>
      </w:r>
      <w:r w:rsidR="00507769" w:rsidRPr="00507769">
        <w:rPr>
          <w:rFonts w:ascii="Times New Roman" w:hAnsi="Times New Roman" w:cs="Times New Roman"/>
          <w:iCs/>
          <w:sz w:val="24"/>
          <w:szCs w:val="24"/>
          <w:lang w:val="en-US"/>
        </w:rPr>
        <w:t>63 514</w:t>
      </w:r>
      <w:r w:rsidR="002C2C89" w:rsidRPr="00507769">
        <w:rPr>
          <w:rFonts w:ascii="Times New Roman" w:hAnsi="Times New Roman" w:cs="Times New Roman"/>
          <w:iCs/>
          <w:sz w:val="24"/>
          <w:szCs w:val="24"/>
          <w:lang w:val="en-US"/>
        </w:rPr>
        <w:t xml:space="preserve"> ± </w:t>
      </w:r>
      <w:r w:rsidR="00507769" w:rsidRPr="00507769">
        <w:rPr>
          <w:rFonts w:ascii="Times New Roman" w:hAnsi="Times New Roman" w:cs="Times New Roman"/>
          <w:iCs/>
          <w:sz w:val="24"/>
          <w:szCs w:val="24"/>
          <w:lang w:val="en-US"/>
        </w:rPr>
        <w:t>74 051</w:t>
      </w:r>
      <w:r w:rsidR="002C2C89" w:rsidRPr="00507769">
        <w:rPr>
          <w:rFonts w:ascii="Times New Roman" w:hAnsi="Times New Roman" w:cs="Times New Roman"/>
          <w:iCs/>
          <w:sz w:val="24"/>
          <w:szCs w:val="24"/>
          <w:lang w:val="en-US"/>
        </w:rPr>
        <w:t xml:space="preserve"> g (weighted mean ± S.D</w:t>
      </w:r>
      <w:r w:rsidR="00507769" w:rsidRPr="00507769">
        <w:rPr>
          <w:rFonts w:ascii="Times New Roman" w:hAnsi="Times New Roman" w:cs="Times New Roman"/>
          <w:iCs/>
          <w:sz w:val="24"/>
          <w:szCs w:val="24"/>
          <w:lang w:val="en-US"/>
        </w:rPr>
        <w:t>.</w:t>
      </w:r>
      <w:r w:rsidR="002C2C89" w:rsidRPr="00507769">
        <w:rPr>
          <w:rFonts w:ascii="Times New Roman" w:hAnsi="Times New Roman" w:cs="Times New Roman"/>
          <w:iCs/>
          <w:sz w:val="24"/>
          <w:szCs w:val="24"/>
          <w:lang w:val="en-US"/>
        </w:rPr>
        <w:t>) and ranged from 1154 g in adult western sawshelled turtles (</w:t>
      </w:r>
      <w:r w:rsidR="002C2C89" w:rsidRPr="00507769">
        <w:rPr>
          <w:rFonts w:ascii="Times New Roman" w:hAnsi="Times New Roman" w:cs="Times New Roman"/>
          <w:i/>
          <w:sz w:val="24"/>
          <w:szCs w:val="24"/>
          <w:lang w:val="en-US"/>
        </w:rPr>
        <w:t>Myuchelys bellii</w:t>
      </w:r>
      <w:r w:rsidR="002C2C89" w:rsidRPr="00507769">
        <w:rPr>
          <w:rFonts w:ascii="Times New Roman" w:hAnsi="Times New Roman" w:cs="Times New Roman"/>
          <w:iCs/>
          <w:sz w:val="24"/>
          <w:szCs w:val="24"/>
          <w:lang w:val="en-US"/>
        </w:rPr>
        <w:t>) to 110</w:t>
      </w:r>
      <w:del w:id="5" w:author="Craig Franklin" w:date="2020-05-20T13:13:00Z">
        <w:r w:rsidR="002C2C89" w:rsidRPr="00507769" w:rsidDel="00BB6F31">
          <w:rPr>
            <w:rFonts w:ascii="Times New Roman" w:hAnsi="Times New Roman" w:cs="Times New Roman"/>
            <w:iCs/>
            <w:sz w:val="24"/>
            <w:szCs w:val="24"/>
            <w:lang w:val="en-US"/>
          </w:rPr>
          <w:delText xml:space="preserve"> </w:delText>
        </w:r>
      </w:del>
      <w:r w:rsidR="002C2C89" w:rsidRPr="00507769">
        <w:rPr>
          <w:rFonts w:ascii="Times New Roman" w:hAnsi="Times New Roman" w:cs="Times New Roman"/>
          <w:iCs/>
          <w:sz w:val="24"/>
          <w:szCs w:val="24"/>
          <w:lang w:val="en-US"/>
        </w:rPr>
        <w:t>500 g in adult green sea turtles (</w:t>
      </w:r>
      <w:r w:rsidR="002C2C89" w:rsidRPr="00507769">
        <w:rPr>
          <w:rFonts w:ascii="Times New Roman" w:hAnsi="Times New Roman" w:cs="Times New Roman"/>
          <w:i/>
          <w:sz w:val="24"/>
          <w:szCs w:val="24"/>
          <w:lang w:val="en-US"/>
        </w:rPr>
        <w:t>Chelonia mydas</w:t>
      </w:r>
      <w:r w:rsidR="002C2C89" w:rsidRPr="00507769">
        <w:rPr>
          <w:rFonts w:ascii="Times New Roman" w:hAnsi="Times New Roman" w:cs="Times New Roman"/>
          <w:iCs/>
          <w:sz w:val="24"/>
          <w:szCs w:val="24"/>
          <w:lang w:val="en-US"/>
        </w:rPr>
        <w:t xml:space="preserve">). </w:t>
      </w:r>
      <w:r w:rsidR="0049674B" w:rsidRPr="00507769">
        <w:rPr>
          <w:rFonts w:ascii="Times New Roman" w:hAnsi="Times New Roman" w:cs="Times New Roman"/>
          <w:iCs/>
          <w:sz w:val="24"/>
          <w:szCs w:val="24"/>
          <w:lang w:val="en-US"/>
        </w:rPr>
        <w:t>Only the overall effect of temperature increases on dive duration means and variability were examined due to the smaller size of the field-based dataset</w:t>
      </w:r>
      <w:r w:rsidR="001F72A7">
        <w:rPr>
          <w:rFonts w:ascii="Times New Roman" w:hAnsi="Times New Roman" w:cs="Times New Roman"/>
          <w:iCs/>
          <w:sz w:val="24"/>
          <w:szCs w:val="24"/>
          <w:lang w:val="en-US"/>
        </w:rPr>
        <w:t>, and w</w:t>
      </w:r>
      <w:r w:rsidR="00EB569C" w:rsidRPr="00507769">
        <w:rPr>
          <w:rFonts w:ascii="Times New Roman" w:hAnsi="Times New Roman" w:cs="Times New Roman"/>
          <w:iCs/>
          <w:sz w:val="24"/>
          <w:szCs w:val="24"/>
          <w:lang w:val="en-US"/>
        </w:rPr>
        <w:t xml:space="preserve">e were unable to </w:t>
      </w:r>
      <w:r w:rsidR="003B4D50">
        <w:rPr>
          <w:rFonts w:ascii="Times New Roman" w:hAnsi="Times New Roman" w:cs="Times New Roman"/>
          <w:iCs/>
          <w:sz w:val="24"/>
          <w:szCs w:val="24"/>
          <w:lang w:val="en-US"/>
        </w:rPr>
        <w:t>determine</w:t>
      </w:r>
      <w:r w:rsidR="00EB569C" w:rsidRPr="00507769">
        <w:rPr>
          <w:rFonts w:ascii="Times New Roman" w:hAnsi="Times New Roman" w:cs="Times New Roman"/>
          <w:iCs/>
          <w:sz w:val="24"/>
          <w:szCs w:val="24"/>
          <w:lang w:val="en-US"/>
        </w:rPr>
        <w:t xml:space="preserve"> species effects</w:t>
      </w:r>
      <w:r w:rsidR="003B4D50">
        <w:rPr>
          <w:rFonts w:ascii="Times New Roman" w:hAnsi="Times New Roman" w:cs="Times New Roman"/>
          <w:iCs/>
          <w:sz w:val="24"/>
          <w:szCs w:val="24"/>
          <w:lang w:val="en-US"/>
        </w:rPr>
        <w:t xml:space="preserve"> due to the small number of species (i.e. four)</w:t>
      </w:r>
      <w:r w:rsidR="00EB569C" w:rsidRPr="00507769">
        <w:rPr>
          <w:rFonts w:ascii="Times New Roman" w:hAnsi="Times New Roman" w:cs="Times New Roman"/>
          <w:iCs/>
          <w:sz w:val="24"/>
          <w:szCs w:val="24"/>
          <w:lang w:val="en-US"/>
        </w:rPr>
        <w:t>.</w:t>
      </w:r>
    </w:p>
    <w:p w14:paraId="0246112E" w14:textId="77777777" w:rsidR="0049674B" w:rsidRPr="00507769" w:rsidRDefault="0049674B" w:rsidP="00571857">
      <w:pPr>
        <w:jc w:val="both"/>
        <w:rPr>
          <w:rFonts w:ascii="Times New Roman" w:hAnsi="Times New Roman" w:cs="Times New Roman"/>
          <w:iCs/>
          <w:sz w:val="24"/>
          <w:szCs w:val="24"/>
          <w:lang w:val="en-US"/>
        </w:rPr>
      </w:pPr>
    </w:p>
    <w:p w14:paraId="674F230C" w14:textId="3433E5DC" w:rsidR="00510003" w:rsidRPr="00507769" w:rsidRDefault="007C3624" w:rsidP="00571857">
      <w:pPr>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(i) </w:t>
      </w:r>
      <w:r w:rsidR="009146A0" w:rsidRPr="00507769">
        <w:rPr>
          <w:rFonts w:ascii="Times New Roman" w:hAnsi="Times New Roman" w:cs="Times New Roman"/>
          <w:i/>
          <w:iCs/>
          <w:sz w:val="24"/>
          <w:szCs w:val="24"/>
          <w:lang w:val="en-US"/>
        </w:rPr>
        <w:t xml:space="preserve">Did </w:t>
      </w:r>
      <w:r w:rsidR="00C24F72" w:rsidRPr="00507769">
        <w:rPr>
          <w:rFonts w:ascii="Times New Roman" w:hAnsi="Times New Roman" w:cs="Times New Roman"/>
          <w:i/>
          <w:iCs/>
          <w:sz w:val="24"/>
          <w:szCs w:val="24"/>
          <w:lang w:val="en-US"/>
        </w:rPr>
        <w:t xml:space="preserve">acute </w:t>
      </w:r>
      <w:r w:rsidR="009146A0" w:rsidRPr="00507769">
        <w:rPr>
          <w:rFonts w:ascii="Times New Roman" w:hAnsi="Times New Roman" w:cs="Times New Roman"/>
          <w:i/>
          <w:iCs/>
          <w:sz w:val="24"/>
          <w:szCs w:val="24"/>
          <w:lang w:val="en-US"/>
        </w:rPr>
        <w:t>increases in temperature reduce</w:t>
      </w:r>
      <w:r w:rsidR="00B34A13" w:rsidRPr="00507769">
        <w:rPr>
          <w:rFonts w:ascii="Times New Roman" w:hAnsi="Times New Roman" w:cs="Times New Roman"/>
          <w:i/>
          <w:iCs/>
          <w:sz w:val="24"/>
          <w:szCs w:val="24"/>
          <w:lang w:val="en-US"/>
        </w:rPr>
        <w:t xml:space="preserve"> overall</w:t>
      </w:r>
      <w:r w:rsidR="009146A0" w:rsidRPr="00507769">
        <w:rPr>
          <w:rFonts w:ascii="Times New Roman" w:hAnsi="Times New Roman" w:cs="Times New Roman"/>
          <w:i/>
          <w:iCs/>
          <w:sz w:val="24"/>
          <w:szCs w:val="24"/>
          <w:lang w:val="en-US"/>
        </w:rPr>
        <w:t xml:space="preserve"> dive duration mean and variability</w:t>
      </w:r>
      <w:r w:rsidR="00E47E87" w:rsidRPr="00507769">
        <w:rPr>
          <w:rFonts w:ascii="Times New Roman" w:hAnsi="Times New Roman" w:cs="Times New Roman"/>
          <w:i/>
          <w:iCs/>
          <w:sz w:val="24"/>
          <w:szCs w:val="24"/>
          <w:lang w:val="en-US"/>
        </w:rPr>
        <w:t xml:space="preserve"> in the lab and field</w:t>
      </w:r>
      <w:r w:rsidR="009146A0" w:rsidRPr="00507769">
        <w:rPr>
          <w:rFonts w:ascii="Times New Roman" w:hAnsi="Times New Roman" w:cs="Times New Roman"/>
          <w:i/>
          <w:iCs/>
          <w:sz w:val="24"/>
          <w:szCs w:val="24"/>
          <w:lang w:val="en-US"/>
        </w:rPr>
        <w:t>?</w:t>
      </w:r>
    </w:p>
    <w:p w14:paraId="1913A159" w14:textId="6197F181" w:rsidR="00DC24DF" w:rsidRPr="00DC24DF" w:rsidRDefault="00C90BA1" w:rsidP="00DC24DF">
      <w:pPr>
        <w:spacing w:after="60"/>
        <w:jc w:val="both"/>
        <w:rPr>
          <w:rFonts w:ascii="Times New Roman" w:hAnsi="Times New Roman" w:cs="Times New Roman"/>
          <w:iCs/>
          <w:sz w:val="24"/>
          <w:szCs w:val="24"/>
          <w:lang w:val="en-US"/>
        </w:rPr>
      </w:pPr>
      <w:r w:rsidRPr="00507769">
        <w:rPr>
          <w:rFonts w:ascii="Times New Roman" w:hAnsi="Times New Roman" w:cs="Times New Roman"/>
          <w:iCs/>
          <w:sz w:val="24"/>
          <w:szCs w:val="24"/>
          <w:lang w:val="en-US"/>
        </w:rPr>
        <w:t>Temperature coefficient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10</w:t>
      </w:r>
      <w:r w:rsidRPr="00507769">
        <w:rPr>
          <w:rFonts w:ascii="Times New Roman" w:hAnsi="Times New Roman" w:cs="Times New Roman"/>
          <w:bCs/>
          <w:sz w:val="24"/>
          <w:szCs w:val="24"/>
          <w:lang w:val="en-US"/>
        </w:rPr>
        <w:t>)</w:t>
      </w:r>
      <w:r w:rsidRPr="00507769">
        <w:rPr>
          <w:rFonts w:ascii="Times New Roman" w:hAnsi="Times New Roman" w:cs="Times New Roman"/>
          <w:bCs/>
          <w:sz w:val="24"/>
          <w:szCs w:val="24"/>
          <w:vertAlign w:val="subscript"/>
          <w:lang w:val="en-US"/>
        </w:rPr>
        <w:t xml:space="preserve"> </w:t>
      </w:r>
      <w:r w:rsidRPr="00507769">
        <w:rPr>
          <w:rFonts w:ascii="Times New Roman" w:hAnsi="Times New Roman" w:cs="Times New Roman"/>
          <w:bCs/>
          <w:sz w:val="24"/>
          <w:szCs w:val="24"/>
          <w:lang w:val="en-US"/>
        </w:rPr>
        <w:t>values clustered around</w:t>
      </w:r>
      <w:r w:rsidRPr="00507769">
        <w:rPr>
          <w:rFonts w:ascii="Times New Roman" w:hAnsi="Times New Roman" w:cs="Times New Roman"/>
          <w:iCs/>
          <w:sz w:val="24"/>
          <w:szCs w:val="24"/>
          <w:lang w:val="en-US"/>
        </w:rPr>
        <w:t xml:space="preserve"> 0.38 (Fig. </w:t>
      </w:r>
      <w:r w:rsidR="007525B8">
        <w:rPr>
          <w:rFonts w:ascii="Times New Roman" w:hAnsi="Times New Roman" w:cs="Times New Roman"/>
          <w:iCs/>
          <w:sz w:val="24"/>
          <w:szCs w:val="24"/>
          <w:lang w:val="en-US"/>
        </w:rPr>
        <w:t>3</w:t>
      </w:r>
      <w:r w:rsidRPr="00507769">
        <w:rPr>
          <w:rFonts w:ascii="Times New Roman" w:hAnsi="Times New Roman" w:cs="Times New Roman"/>
          <w:iCs/>
          <w:sz w:val="24"/>
          <w:szCs w:val="24"/>
          <w:lang w:val="en-US"/>
        </w:rPr>
        <w:t xml:space="preserve">, </w:t>
      </w:r>
      <w:r w:rsidRPr="00507769">
        <w:rPr>
          <w:rFonts w:ascii="Times New Roman" w:hAnsi="Times New Roman" w:cs="Times New Roman"/>
          <w:i/>
          <w:sz w:val="24"/>
          <w:szCs w:val="24"/>
          <w:lang w:val="en-US"/>
        </w:rPr>
        <w:t>Q</w:t>
      </w:r>
      <w:r w:rsidRPr="00507769">
        <w:rPr>
          <w:rFonts w:ascii="Times New Roman" w:hAnsi="Times New Roman" w:cs="Times New Roman"/>
          <w:iCs/>
          <w:sz w:val="24"/>
          <w:szCs w:val="24"/>
          <w:vertAlign w:val="subscript"/>
          <w:lang w:val="en-US"/>
        </w:rPr>
        <w:t xml:space="preserve">10 </w:t>
      </w:r>
      <w:r w:rsidRPr="00507769">
        <w:rPr>
          <w:rFonts w:ascii="Times New Roman" w:hAnsi="Times New Roman" w:cs="Times New Roman"/>
          <w:iCs/>
          <w:sz w:val="24"/>
          <w:szCs w:val="24"/>
          <w:lang w:val="en-US"/>
        </w:rPr>
        <w:t>= 0.38 ± 0.26, pooled across orders</w:t>
      </w:r>
      <w:r w:rsidR="00DC24DF">
        <w:rPr>
          <w:rFonts w:ascii="Times New Roman" w:hAnsi="Times New Roman" w:cs="Times New Roman"/>
          <w:iCs/>
          <w:sz w:val="24"/>
          <w:szCs w:val="24"/>
          <w:lang w:val="en-US"/>
        </w:rPr>
        <w:t xml:space="preserve"> and lab/field studies</w:t>
      </w:r>
      <w:r w:rsidRPr="00507769">
        <w:rPr>
          <w:rFonts w:ascii="Times New Roman" w:hAnsi="Times New Roman" w:cs="Times New Roman"/>
          <w:iCs/>
          <w:sz w:val="24"/>
          <w:szCs w:val="24"/>
          <w:lang w:val="en-US"/>
        </w:rPr>
        <w:t xml:space="preserve">, mean ± S.D.) which equates to an approximate 62% decrease in dive durations for every 10°C increase in body temperature. </w:t>
      </w:r>
      <w:r w:rsidR="00DC24DF">
        <w:rPr>
          <w:rFonts w:ascii="Times New Roman" w:hAnsi="Times New Roman" w:cs="Times New Roman"/>
          <w:iCs/>
          <w:sz w:val="24"/>
          <w:szCs w:val="24"/>
          <w:lang w:val="en-US"/>
        </w:rPr>
        <w:t xml:space="preserve"> In laboratory-based studies, o</w:t>
      </w:r>
      <w:r w:rsidRPr="00507769">
        <w:rPr>
          <w:rFonts w:ascii="Times New Roman" w:hAnsi="Times New Roman" w:cs="Times New Roman"/>
          <w:iCs/>
          <w:sz w:val="24"/>
          <w:szCs w:val="24"/>
          <w:lang w:val="en-US"/>
        </w:rPr>
        <w:t xml:space="preserve">rder-specific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 xml:space="preserve">10 </w:t>
      </w:r>
      <w:r w:rsidRPr="00507769">
        <w:rPr>
          <w:rFonts w:ascii="Times New Roman" w:hAnsi="Times New Roman" w:cs="Times New Roman"/>
          <w:bCs/>
          <w:sz w:val="24"/>
          <w:szCs w:val="24"/>
          <w:lang w:val="en-US"/>
        </w:rPr>
        <w:t>values were</w:t>
      </w:r>
      <w:r w:rsidRPr="00507769">
        <w:rPr>
          <w:rFonts w:ascii="Times New Roman" w:hAnsi="Times New Roman" w:cs="Times New Roman"/>
          <w:iCs/>
          <w:sz w:val="24"/>
          <w:szCs w:val="24"/>
          <w:lang w:val="en-US"/>
        </w:rPr>
        <w:t xml:space="preserve"> 0.</w:t>
      </w:r>
      <w:r w:rsidR="00DC24DF">
        <w:rPr>
          <w:rFonts w:ascii="Times New Roman" w:hAnsi="Times New Roman" w:cs="Times New Roman"/>
          <w:iCs/>
          <w:sz w:val="24"/>
          <w:szCs w:val="24"/>
          <w:lang w:val="en-US"/>
        </w:rPr>
        <w:t>36</w:t>
      </w:r>
      <w:r w:rsidRPr="00507769">
        <w:rPr>
          <w:rFonts w:ascii="Times New Roman" w:hAnsi="Times New Roman" w:cs="Times New Roman"/>
          <w:iCs/>
          <w:sz w:val="24"/>
          <w:szCs w:val="24"/>
          <w:lang w:val="en-US"/>
        </w:rPr>
        <w:t xml:space="preserve"> ± 0.3</w:t>
      </w:r>
      <w:r w:rsidR="00DC24DF">
        <w:rPr>
          <w:rFonts w:ascii="Times New Roman" w:hAnsi="Times New Roman" w:cs="Times New Roman"/>
          <w:iCs/>
          <w:sz w:val="24"/>
          <w:szCs w:val="24"/>
          <w:lang w:val="en-US"/>
        </w:rPr>
        <w:t>5</w:t>
      </w:r>
      <w:r w:rsidRPr="00507769">
        <w:rPr>
          <w:rFonts w:ascii="Times New Roman" w:hAnsi="Times New Roman" w:cs="Times New Roman"/>
          <w:iCs/>
          <w:sz w:val="24"/>
          <w:szCs w:val="24"/>
          <w:lang w:val="en-US"/>
        </w:rPr>
        <w:t>, 0.</w:t>
      </w:r>
      <w:r w:rsidR="00DC24DF">
        <w:rPr>
          <w:rFonts w:ascii="Times New Roman" w:hAnsi="Times New Roman" w:cs="Times New Roman"/>
          <w:iCs/>
          <w:sz w:val="24"/>
          <w:szCs w:val="24"/>
          <w:lang w:val="en-US"/>
        </w:rPr>
        <w:t>25</w:t>
      </w:r>
      <w:r w:rsidRPr="00507769">
        <w:rPr>
          <w:rFonts w:ascii="Times New Roman" w:hAnsi="Times New Roman" w:cs="Times New Roman"/>
          <w:iCs/>
          <w:sz w:val="24"/>
          <w:szCs w:val="24"/>
          <w:lang w:val="en-US"/>
        </w:rPr>
        <w:t xml:space="preserve"> ± 0.</w:t>
      </w:r>
      <w:r w:rsidR="00DC24DF">
        <w:rPr>
          <w:rFonts w:ascii="Times New Roman" w:hAnsi="Times New Roman" w:cs="Times New Roman"/>
          <w:iCs/>
          <w:sz w:val="24"/>
          <w:szCs w:val="24"/>
          <w:lang w:val="en-US"/>
        </w:rPr>
        <w:t>08</w:t>
      </w:r>
      <w:r w:rsidRPr="00507769">
        <w:rPr>
          <w:rFonts w:ascii="Times New Roman" w:hAnsi="Times New Roman" w:cs="Times New Roman"/>
          <w:iCs/>
          <w:sz w:val="24"/>
          <w:szCs w:val="24"/>
          <w:lang w:val="en-US"/>
        </w:rPr>
        <w:t xml:space="preserve">, </w:t>
      </w:r>
      <w:r w:rsidRPr="00507769">
        <w:rPr>
          <w:rFonts w:ascii="Times New Roman" w:hAnsi="Times New Roman" w:cs="Times New Roman"/>
          <w:bCs/>
          <w:sz w:val="24"/>
          <w:szCs w:val="24"/>
          <w:lang w:val="en-US"/>
        </w:rPr>
        <w:t>0.</w:t>
      </w:r>
      <w:r w:rsidR="00DC24DF">
        <w:rPr>
          <w:rFonts w:ascii="Times New Roman" w:hAnsi="Times New Roman" w:cs="Times New Roman"/>
          <w:bCs/>
          <w:sz w:val="24"/>
          <w:szCs w:val="24"/>
          <w:lang w:val="en-US"/>
        </w:rPr>
        <w:t>42</w:t>
      </w:r>
      <w:r w:rsidRPr="00507769">
        <w:rPr>
          <w:rFonts w:ascii="Times New Roman" w:hAnsi="Times New Roman" w:cs="Times New Roman"/>
          <w:bCs/>
          <w:sz w:val="24"/>
          <w:szCs w:val="24"/>
          <w:lang w:val="en-US"/>
        </w:rPr>
        <w:t xml:space="preserve"> </w:t>
      </w:r>
      <w:r w:rsidRPr="00507769">
        <w:rPr>
          <w:rFonts w:ascii="Times New Roman" w:hAnsi="Times New Roman" w:cs="Times New Roman"/>
          <w:iCs/>
          <w:sz w:val="24"/>
          <w:szCs w:val="24"/>
          <w:lang w:val="en-US"/>
        </w:rPr>
        <w:t>± 0.</w:t>
      </w:r>
      <w:r w:rsidR="00DC24DF">
        <w:rPr>
          <w:rFonts w:ascii="Times New Roman" w:hAnsi="Times New Roman" w:cs="Times New Roman"/>
          <w:iCs/>
          <w:sz w:val="24"/>
          <w:szCs w:val="24"/>
          <w:lang w:val="en-US"/>
        </w:rPr>
        <w:t>25</w:t>
      </w:r>
      <w:r w:rsidRPr="00507769">
        <w:rPr>
          <w:rFonts w:ascii="Times New Roman" w:hAnsi="Times New Roman" w:cs="Times New Roman"/>
          <w:iCs/>
          <w:sz w:val="24"/>
          <w:szCs w:val="24"/>
          <w:lang w:val="en-US"/>
        </w:rPr>
        <w:t xml:space="preserve"> and 0.32 ± 0.08 (mean ± S.D.) for Testudines, Crocodilia, Serpentes and Urodela, respectively (Fig. </w:t>
      </w:r>
      <w:r w:rsidR="007525B8">
        <w:rPr>
          <w:rFonts w:ascii="Times New Roman" w:hAnsi="Times New Roman" w:cs="Times New Roman"/>
          <w:iCs/>
          <w:sz w:val="24"/>
          <w:szCs w:val="24"/>
          <w:lang w:val="en-US"/>
        </w:rPr>
        <w:t>3</w:t>
      </w:r>
      <w:r w:rsidRPr="00507769">
        <w:rPr>
          <w:rFonts w:ascii="Times New Roman" w:hAnsi="Times New Roman" w:cs="Times New Roman"/>
          <w:iCs/>
          <w:sz w:val="24"/>
          <w:szCs w:val="24"/>
          <w:lang w:val="en-US"/>
        </w:rPr>
        <w:t xml:space="preserve">). </w:t>
      </w:r>
      <w:r w:rsidR="00DC24DF">
        <w:rPr>
          <w:rFonts w:ascii="Times New Roman" w:hAnsi="Times New Roman" w:cs="Times New Roman"/>
          <w:iCs/>
          <w:sz w:val="24"/>
          <w:szCs w:val="24"/>
          <w:lang w:val="en-US"/>
        </w:rPr>
        <w:t xml:space="preserve">Field- based </w:t>
      </w:r>
      <w:r w:rsidR="00DC24DF">
        <w:rPr>
          <w:rFonts w:ascii="Times New Roman" w:hAnsi="Times New Roman" w:cs="Times New Roman"/>
          <w:i/>
          <w:sz w:val="24"/>
          <w:szCs w:val="24"/>
          <w:lang w:val="en-US"/>
        </w:rPr>
        <w:t>Q</w:t>
      </w:r>
      <w:r w:rsidR="00DC24DF" w:rsidRPr="00DC24DF">
        <w:rPr>
          <w:rFonts w:ascii="Times New Roman" w:hAnsi="Times New Roman" w:cs="Times New Roman"/>
          <w:iCs/>
          <w:sz w:val="24"/>
          <w:szCs w:val="24"/>
          <w:vertAlign w:val="subscript"/>
          <w:lang w:val="en-US"/>
        </w:rPr>
        <w:t xml:space="preserve">10 </w:t>
      </w:r>
      <w:r w:rsidR="00DC24DF">
        <w:rPr>
          <w:rFonts w:ascii="Times New Roman" w:hAnsi="Times New Roman" w:cs="Times New Roman"/>
          <w:iCs/>
          <w:sz w:val="24"/>
          <w:szCs w:val="24"/>
          <w:lang w:val="en-US"/>
        </w:rPr>
        <w:t xml:space="preserve">values were similar for </w:t>
      </w:r>
      <w:r w:rsidR="00DC24DF" w:rsidRPr="00507769">
        <w:rPr>
          <w:rFonts w:ascii="Times New Roman" w:hAnsi="Times New Roman" w:cs="Times New Roman"/>
          <w:iCs/>
          <w:sz w:val="24"/>
          <w:szCs w:val="24"/>
          <w:lang w:val="en-US"/>
        </w:rPr>
        <w:t>Testudines</w:t>
      </w:r>
      <w:r w:rsidR="00DC24DF">
        <w:rPr>
          <w:rFonts w:ascii="Times New Roman" w:hAnsi="Times New Roman" w:cs="Times New Roman"/>
          <w:iCs/>
          <w:sz w:val="24"/>
          <w:szCs w:val="24"/>
          <w:lang w:val="en-US"/>
        </w:rPr>
        <w:t xml:space="preserve"> (</w:t>
      </w:r>
      <w:r w:rsidR="00DC24DF" w:rsidRPr="00507769">
        <w:rPr>
          <w:rFonts w:ascii="Times New Roman" w:hAnsi="Times New Roman" w:cs="Times New Roman"/>
          <w:i/>
          <w:sz w:val="24"/>
          <w:szCs w:val="24"/>
          <w:lang w:val="en-US"/>
        </w:rPr>
        <w:t>Q</w:t>
      </w:r>
      <w:r w:rsidR="00DC24DF" w:rsidRPr="00507769">
        <w:rPr>
          <w:rFonts w:ascii="Times New Roman" w:hAnsi="Times New Roman" w:cs="Times New Roman"/>
          <w:iCs/>
          <w:sz w:val="24"/>
          <w:szCs w:val="24"/>
          <w:vertAlign w:val="subscript"/>
          <w:lang w:val="en-US"/>
        </w:rPr>
        <w:t xml:space="preserve">10 </w:t>
      </w:r>
      <w:r w:rsidR="00DC24DF" w:rsidRPr="00507769">
        <w:rPr>
          <w:rFonts w:ascii="Times New Roman" w:hAnsi="Times New Roman" w:cs="Times New Roman"/>
          <w:iCs/>
          <w:sz w:val="24"/>
          <w:szCs w:val="24"/>
          <w:lang w:val="en-US"/>
        </w:rPr>
        <w:t>=</w:t>
      </w:r>
      <w:r w:rsidR="00DC24DF">
        <w:rPr>
          <w:rFonts w:ascii="Times New Roman" w:hAnsi="Times New Roman" w:cs="Times New Roman"/>
          <w:iCs/>
          <w:sz w:val="24"/>
          <w:szCs w:val="24"/>
          <w:lang w:val="en-US"/>
        </w:rPr>
        <w:t xml:space="preserve"> 0.41 </w:t>
      </w:r>
      <w:r w:rsidR="00DC24DF" w:rsidRPr="00507769">
        <w:rPr>
          <w:rFonts w:ascii="Times New Roman" w:hAnsi="Times New Roman" w:cs="Times New Roman"/>
          <w:iCs/>
          <w:sz w:val="24"/>
          <w:szCs w:val="24"/>
          <w:lang w:val="en-US"/>
        </w:rPr>
        <w:t>±</w:t>
      </w:r>
      <w:r w:rsidR="00DC24DF">
        <w:rPr>
          <w:rFonts w:ascii="Times New Roman" w:hAnsi="Times New Roman" w:cs="Times New Roman"/>
          <w:iCs/>
          <w:sz w:val="24"/>
          <w:szCs w:val="24"/>
          <w:lang w:val="en-US"/>
        </w:rPr>
        <w:t xml:space="preserve"> 0.31</w:t>
      </w:r>
      <w:r w:rsidR="00DC24DF" w:rsidRPr="00507769">
        <w:rPr>
          <w:rFonts w:ascii="Times New Roman" w:hAnsi="Times New Roman" w:cs="Times New Roman"/>
          <w:iCs/>
          <w:sz w:val="24"/>
          <w:szCs w:val="24"/>
          <w:lang w:val="en-US"/>
        </w:rPr>
        <w:t>, mean ± S.D.)</w:t>
      </w:r>
      <w:r w:rsidR="00DC24DF">
        <w:rPr>
          <w:rFonts w:ascii="Times New Roman" w:hAnsi="Times New Roman" w:cs="Times New Roman"/>
          <w:iCs/>
          <w:sz w:val="24"/>
          <w:szCs w:val="24"/>
          <w:lang w:val="en-US"/>
        </w:rPr>
        <w:t>, but higher for Crocodilia (</w:t>
      </w:r>
      <w:r w:rsidR="00DC24DF" w:rsidRPr="00507769">
        <w:rPr>
          <w:rFonts w:ascii="Times New Roman" w:hAnsi="Times New Roman" w:cs="Times New Roman"/>
          <w:i/>
          <w:sz w:val="24"/>
          <w:szCs w:val="24"/>
          <w:lang w:val="en-US"/>
        </w:rPr>
        <w:t>Q</w:t>
      </w:r>
      <w:r w:rsidR="00DC24DF" w:rsidRPr="00507769">
        <w:rPr>
          <w:rFonts w:ascii="Times New Roman" w:hAnsi="Times New Roman" w:cs="Times New Roman"/>
          <w:iCs/>
          <w:sz w:val="24"/>
          <w:szCs w:val="24"/>
          <w:vertAlign w:val="subscript"/>
          <w:lang w:val="en-US"/>
        </w:rPr>
        <w:t xml:space="preserve">10 </w:t>
      </w:r>
      <w:r w:rsidR="00DC24DF" w:rsidRPr="00507769">
        <w:rPr>
          <w:rFonts w:ascii="Times New Roman" w:hAnsi="Times New Roman" w:cs="Times New Roman"/>
          <w:iCs/>
          <w:sz w:val="24"/>
          <w:szCs w:val="24"/>
          <w:lang w:val="en-US"/>
        </w:rPr>
        <w:t>=</w:t>
      </w:r>
      <w:r w:rsidR="00DC24DF">
        <w:rPr>
          <w:rFonts w:ascii="Times New Roman" w:hAnsi="Times New Roman" w:cs="Times New Roman"/>
          <w:iCs/>
          <w:sz w:val="24"/>
          <w:szCs w:val="24"/>
          <w:lang w:val="en-US"/>
        </w:rPr>
        <w:t xml:space="preserve"> 0.47 </w:t>
      </w:r>
      <w:r w:rsidR="00DC24DF" w:rsidRPr="00507769">
        <w:rPr>
          <w:rFonts w:ascii="Times New Roman" w:hAnsi="Times New Roman" w:cs="Times New Roman"/>
          <w:iCs/>
          <w:sz w:val="24"/>
          <w:szCs w:val="24"/>
          <w:lang w:val="en-US"/>
        </w:rPr>
        <w:t>±</w:t>
      </w:r>
      <w:r w:rsidR="00DC24DF">
        <w:rPr>
          <w:rFonts w:ascii="Times New Roman" w:hAnsi="Times New Roman" w:cs="Times New Roman"/>
          <w:iCs/>
          <w:sz w:val="24"/>
          <w:szCs w:val="24"/>
          <w:lang w:val="en-US"/>
        </w:rPr>
        <w:t xml:space="preserve"> 0.04</w:t>
      </w:r>
      <w:r w:rsidR="00DC24DF" w:rsidRPr="00507769">
        <w:rPr>
          <w:rFonts w:ascii="Times New Roman" w:hAnsi="Times New Roman" w:cs="Times New Roman"/>
          <w:iCs/>
          <w:sz w:val="24"/>
          <w:szCs w:val="24"/>
          <w:lang w:val="en-US"/>
        </w:rPr>
        <w:t>, mean ± S.D.)</w:t>
      </w:r>
      <w:r w:rsidR="00DC24DF">
        <w:rPr>
          <w:rFonts w:ascii="Times New Roman" w:hAnsi="Times New Roman" w:cs="Times New Roman"/>
          <w:iCs/>
          <w:sz w:val="24"/>
          <w:szCs w:val="24"/>
          <w:lang w:val="en-US"/>
        </w:rPr>
        <w:t xml:space="preserve">. </w:t>
      </w:r>
    </w:p>
    <w:p w14:paraId="3CAB103C" w14:textId="14D5BC22" w:rsidR="00A77B71" w:rsidRPr="00507769" w:rsidRDefault="00BB6F31" w:rsidP="00EB569C">
      <w:pPr>
        <w:ind w:firstLine="720"/>
        <w:jc w:val="both"/>
        <w:rPr>
          <w:rStyle w:val="gd15mcfceub"/>
          <w:rFonts w:ascii="Times New Roman" w:hAnsi="Times New Roman" w:cs="Times New Roman"/>
          <w:iCs/>
          <w:sz w:val="24"/>
          <w:szCs w:val="24"/>
          <w:lang w:val="en-US"/>
        </w:rPr>
      </w:pPr>
      <w:r>
        <w:rPr>
          <w:rFonts w:ascii="Times New Roman" w:hAnsi="Times New Roman" w:cs="Times New Roman"/>
          <w:iCs/>
          <w:sz w:val="24"/>
          <w:szCs w:val="24"/>
          <w:lang w:val="en-US"/>
        </w:rPr>
        <w:t>For the</w:t>
      </w:r>
      <w:r w:rsidR="0049674B" w:rsidRPr="00507769">
        <w:rPr>
          <w:rFonts w:ascii="Times New Roman" w:hAnsi="Times New Roman" w:cs="Times New Roman"/>
          <w:iCs/>
          <w:sz w:val="24"/>
          <w:szCs w:val="24"/>
          <w:lang w:val="en-US"/>
        </w:rPr>
        <w:t xml:space="preserve"> laboratory-based dataset </w:t>
      </w:r>
      <w:r w:rsidR="00C90BA1" w:rsidRPr="00507769">
        <w:rPr>
          <w:rFonts w:ascii="Times New Roman" w:hAnsi="Times New Roman" w:cs="Times New Roman"/>
          <w:iCs/>
          <w:sz w:val="24"/>
          <w:szCs w:val="24"/>
          <w:lang w:val="en-US"/>
        </w:rPr>
        <w:t xml:space="preserve">our multi-level meta-analysis models suggested a large overall decrease in </w:t>
      </w:r>
      <w:r w:rsidR="0049674B" w:rsidRPr="00507769">
        <w:rPr>
          <w:rFonts w:ascii="Times New Roman" w:hAnsi="Times New Roman" w:cs="Times New Roman"/>
          <w:iCs/>
          <w:sz w:val="24"/>
          <w:szCs w:val="24"/>
          <w:lang w:val="en-US"/>
        </w:rPr>
        <w:t xml:space="preserve">mean </w:t>
      </w:r>
      <w:r w:rsidR="00C90BA1" w:rsidRPr="00507769">
        <w:rPr>
          <w:rFonts w:ascii="Times New Roman" w:hAnsi="Times New Roman" w:cs="Times New Roman"/>
          <w:iCs/>
          <w:sz w:val="24"/>
          <w:szCs w:val="24"/>
          <w:lang w:val="en-US"/>
        </w:rPr>
        <w:t>dive duration</w:t>
      </w:r>
      <w:r w:rsidR="0049674B" w:rsidRPr="00507769">
        <w:rPr>
          <w:rFonts w:ascii="Times New Roman" w:hAnsi="Times New Roman" w:cs="Times New Roman"/>
          <w:iCs/>
          <w:sz w:val="24"/>
          <w:szCs w:val="24"/>
          <w:lang w:val="en-US"/>
        </w:rPr>
        <w:t xml:space="preserve"> as temperatures rise </w:t>
      </w:r>
      <w:r w:rsidR="00C90BA1" w:rsidRPr="00507769">
        <w:rPr>
          <w:rFonts w:ascii="Times New Roman" w:eastAsia="Calibri" w:hAnsi="Times New Roman" w:cs="Times New Roman"/>
          <w:sz w:val="24"/>
          <w:szCs w:val="24"/>
        </w:rPr>
        <w:t>(</w:t>
      </w:r>
      <w:r w:rsidR="00C90BA1" w:rsidRPr="00507769">
        <w:rPr>
          <w:rFonts w:ascii="Times New Roman" w:eastAsia="Calibri" w:hAnsi="Times New Roman" w:cs="Times New Roman"/>
          <w:i/>
          <w:iCs/>
          <w:sz w:val="24"/>
          <w:szCs w:val="24"/>
        </w:rPr>
        <w:t>ln</w:t>
      </w:r>
      <w:r w:rsidR="00C90BA1" w:rsidRPr="00507769">
        <w:rPr>
          <w:rFonts w:ascii="Times New Roman" w:eastAsia="Calibri" w:hAnsi="Times New Roman" w:cs="Times New Roman"/>
          <w:sz w:val="24"/>
          <w:szCs w:val="24"/>
        </w:rPr>
        <w:t>RR -</w:t>
      </w:r>
      <w:r w:rsidR="00E51747" w:rsidRPr="00507769">
        <w:rPr>
          <w:rFonts w:ascii="Times New Roman" w:eastAsia="Calibri" w:hAnsi="Times New Roman" w:cs="Times New Roman"/>
          <w:sz w:val="24"/>
          <w:szCs w:val="24"/>
        </w:rPr>
        <w:t>1</w:t>
      </w:r>
      <w:r w:rsidR="001F193D" w:rsidRPr="00507769">
        <w:rPr>
          <w:rFonts w:ascii="Times New Roman" w:eastAsia="Calibri" w:hAnsi="Times New Roman" w:cs="Times New Roman"/>
          <w:sz w:val="24"/>
          <w:szCs w:val="24"/>
        </w:rPr>
        <w:t>.</w:t>
      </w:r>
      <w:r w:rsidR="00E51747" w:rsidRPr="00507769">
        <w:rPr>
          <w:rFonts w:ascii="Times New Roman" w:eastAsia="Calibri" w:hAnsi="Times New Roman" w:cs="Times New Roman"/>
          <w:sz w:val="24"/>
          <w:szCs w:val="24"/>
        </w:rPr>
        <w:t>003</w:t>
      </w:r>
      <w:r w:rsidR="00C90BA1" w:rsidRPr="00507769">
        <w:rPr>
          <w:rFonts w:ascii="Times New Roman" w:eastAsia="Calibri" w:hAnsi="Times New Roman" w:cs="Times New Roman"/>
          <w:sz w:val="24"/>
          <w:szCs w:val="24"/>
        </w:rPr>
        <w:t>, 95% confidence interval, 95% CI: -1</w:t>
      </w:r>
      <w:r w:rsidR="00E51747" w:rsidRPr="00507769">
        <w:rPr>
          <w:rFonts w:ascii="Times New Roman" w:eastAsia="Calibri" w:hAnsi="Times New Roman" w:cs="Times New Roman"/>
          <w:sz w:val="24"/>
          <w:szCs w:val="24"/>
        </w:rPr>
        <w:t>.444</w:t>
      </w:r>
      <w:r w:rsidR="00C90BA1" w:rsidRPr="00507769">
        <w:rPr>
          <w:rFonts w:ascii="Times New Roman" w:eastAsia="Calibri" w:hAnsi="Times New Roman" w:cs="Times New Roman"/>
          <w:sz w:val="24"/>
          <w:szCs w:val="24"/>
        </w:rPr>
        <w:t xml:space="preserve"> – -0.</w:t>
      </w:r>
      <w:r w:rsidR="00E51747" w:rsidRPr="00507769">
        <w:rPr>
          <w:rFonts w:ascii="Times New Roman" w:eastAsia="Calibri" w:hAnsi="Times New Roman" w:cs="Times New Roman"/>
          <w:sz w:val="24"/>
          <w:szCs w:val="24"/>
        </w:rPr>
        <w:t>563</w:t>
      </w:r>
      <w:r w:rsidR="00C90BA1" w:rsidRPr="00507769">
        <w:rPr>
          <w:rFonts w:ascii="Times New Roman" w:eastAsia="Calibri" w:hAnsi="Times New Roman" w:cs="Times New Roman"/>
          <w:sz w:val="24"/>
          <w:szCs w:val="24"/>
        </w:rPr>
        <w:t xml:space="preserve">, a </w:t>
      </w:r>
      <w:r w:rsidR="005438D1" w:rsidRPr="00507769">
        <w:rPr>
          <w:rFonts w:ascii="Times New Roman" w:eastAsia="Calibri" w:hAnsi="Times New Roman" w:cs="Times New Roman"/>
          <w:sz w:val="24"/>
          <w:szCs w:val="24"/>
        </w:rPr>
        <w:t>6</w:t>
      </w:r>
      <w:r w:rsidR="00E51747" w:rsidRPr="00507769">
        <w:rPr>
          <w:rFonts w:ascii="Times New Roman" w:eastAsia="Calibri" w:hAnsi="Times New Roman" w:cs="Times New Roman"/>
          <w:sz w:val="24"/>
          <w:szCs w:val="24"/>
        </w:rPr>
        <w:t>3</w:t>
      </w:r>
      <w:r w:rsidR="00C90BA1" w:rsidRPr="00507769">
        <w:rPr>
          <w:rFonts w:ascii="Times New Roman" w:eastAsia="Calibri" w:hAnsi="Times New Roman" w:cs="Times New Roman"/>
          <w:sz w:val="24"/>
          <w:szCs w:val="24"/>
        </w:rPr>
        <w:t xml:space="preserve">% reduction over approximately </w:t>
      </w:r>
      <w:r w:rsidR="00C90BA1" w:rsidRPr="00507769">
        <w:rPr>
          <w:rFonts w:ascii="Times New Roman" w:hAnsi="Times New Roman" w:cs="Times New Roman"/>
          <w:iCs/>
          <w:sz w:val="24"/>
          <w:szCs w:val="24"/>
          <w:lang w:val="en-US"/>
        </w:rPr>
        <w:t>10°C</w:t>
      </w:r>
      <w:r w:rsidR="00C90BA1" w:rsidRPr="00507769">
        <w:rPr>
          <w:rFonts w:ascii="Times New Roman" w:eastAsia="Calibri" w:hAnsi="Times New Roman" w:cs="Times New Roman"/>
          <w:sz w:val="24"/>
          <w:szCs w:val="24"/>
        </w:rPr>
        <w:t xml:space="preserve">; Fig. </w:t>
      </w:r>
      <w:r w:rsidR="007525B8">
        <w:rPr>
          <w:rFonts w:ascii="Times New Roman" w:eastAsia="Calibri" w:hAnsi="Times New Roman" w:cs="Times New Roman"/>
          <w:sz w:val="24"/>
          <w:szCs w:val="24"/>
        </w:rPr>
        <w:t>4</w:t>
      </w:r>
      <w:r w:rsidR="00C90BA1" w:rsidRPr="00507769">
        <w:rPr>
          <w:rFonts w:ascii="Times New Roman" w:eastAsia="Calibri" w:hAnsi="Times New Roman" w:cs="Times New Roman"/>
          <w:sz w:val="24"/>
          <w:szCs w:val="24"/>
        </w:rPr>
        <w:t>A), but unsurprisingly, there was high between</w:t>
      </w:r>
      <w:r w:rsidR="00E32F38">
        <w:rPr>
          <w:rFonts w:ascii="Times New Roman" w:eastAsia="Calibri" w:hAnsi="Times New Roman" w:cs="Times New Roman"/>
          <w:sz w:val="24"/>
          <w:szCs w:val="24"/>
        </w:rPr>
        <w:t>-</w:t>
      </w:r>
      <w:r w:rsidR="00C90BA1" w:rsidRPr="00507769">
        <w:rPr>
          <w:rFonts w:ascii="Times New Roman" w:eastAsia="Calibri" w:hAnsi="Times New Roman" w:cs="Times New Roman"/>
          <w:sz w:val="24"/>
          <w:szCs w:val="24"/>
        </w:rPr>
        <w:t>study heterogeneity (I</w:t>
      </w:r>
      <w:r w:rsidR="00C90BA1" w:rsidRPr="00507769">
        <w:rPr>
          <w:rFonts w:ascii="Times New Roman" w:eastAsia="Calibri" w:hAnsi="Times New Roman" w:cs="Times New Roman"/>
          <w:sz w:val="24"/>
          <w:szCs w:val="24"/>
          <w:vertAlign w:val="superscript"/>
        </w:rPr>
        <w:t>2</w:t>
      </w:r>
      <w:r w:rsidR="00C90BA1" w:rsidRPr="00507769">
        <w:rPr>
          <w:rFonts w:ascii="Times New Roman" w:eastAsia="Calibri" w:hAnsi="Times New Roman" w:cs="Times New Roman"/>
          <w:sz w:val="24"/>
          <w:szCs w:val="24"/>
          <w:vertAlign w:val="subscript"/>
        </w:rPr>
        <w:t>study</w:t>
      </w:r>
      <w:r w:rsidR="00C90BA1" w:rsidRPr="00507769">
        <w:rPr>
          <w:rFonts w:ascii="Times New Roman" w:eastAsia="Calibri" w:hAnsi="Times New Roman" w:cs="Times New Roman"/>
          <w:sz w:val="24"/>
          <w:szCs w:val="24"/>
        </w:rPr>
        <w:t xml:space="preserve"> = </w:t>
      </w:r>
      <w:r w:rsidR="001F193D" w:rsidRPr="00507769">
        <w:rPr>
          <w:rFonts w:ascii="Times New Roman" w:eastAsia="Calibri" w:hAnsi="Times New Roman" w:cs="Times New Roman"/>
          <w:sz w:val="24"/>
          <w:szCs w:val="24"/>
        </w:rPr>
        <w:t>0.</w:t>
      </w:r>
      <w:r w:rsidR="00E51747" w:rsidRPr="00507769">
        <w:rPr>
          <w:rFonts w:ascii="Times New Roman" w:eastAsia="Calibri" w:hAnsi="Times New Roman" w:cs="Times New Roman"/>
          <w:sz w:val="24"/>
          <w:szCs w:val="24"/>
        </w:rPr>
        <w:t>728</w:t>
      </w:r>
      <w:r w:rsidR="00C90BA1" w:rsidRPr="00507769">
        <w:rPr>
          <w:rFonts w:ascii="Times New Roman" w:eastAsia="Calibri" w:hAnsi="Times New Roman" w:cs="Times New Roman"/>
          <w:sz w:val="24"/>
          <w:szCs w:val="24"/>
        </w:rPr>
        <w:t>, 95% CI: 0.</w:t>
      </w:r>
      <w:r w:rsidR="00E51747" w:rsidRPr="00507769">
        <w:rPr>
          <w:rFonts w:ascii="Times New Roman" w:eastAsia="Calibri" w:hAnsi="Times New Roman" w:cs="Times New Roman"/>
          <w:sz w:val="24"/>
          <w:szCs w:val="24"/>
        </w:rPr>
        <w:t>550</w:t>
      </w:r>
      <w:r w:rsidR="00C90BA1" w:rsidRPr="00507769">
        <w:rPr>
          <w:rFonts w:ascii="Times New Roman" w:eastAsia="Calibri" w:hAnsi="Times New Roman" w:cs="Times New Roman"/>
          <w:sz w:val="24"/>
          <w:szCs w:val="24"/>
        </w:rPr>
        <w:t xml:space="preserve"> – 0.</w:t>
      </w:r>
      <w:r w:rsidR="00E51747" w:rsidRPr="00507769">
        <w:rPr>
          <w:rFonts w:ascii="Times New Roman" w:eastAsia="Calibri" w:hAnsi="Times New Roman" w:cs="Times New Roman"/>
          <w:sz w:val="24"/>
          <w:szCs w:val="24"/>
        </w:rPr>
        <w:t>860</w:t>
      </w:r>
      <w:r w:rsidR="00C90BA1" w:rsidRPr="00507769">
        <w:rPr>
          <w:rFonts w:ascii="Times New Roman" w:eastAsia="Calibri" w:hAnsi="Times New Roman" w:cs="Times New Roman"/>
          <w:sz w:val="24"/>
          <w:szCs w:val="24"/>
        </w:rPr>
        <w:t xml:space="preserve">). </w:t>
      </w:r>
      <w:r w:rsidR="00C90BA1" w:rsidRPr="00507769">
        <w:rPr>
          <w:rFonts w:ascii="Times New Roman" w:hAnsi="Times New Roman" w:cs="Times New Roman"/>
          <w:iCs/>
          <w:sz w:val="24"/>
          <w:szCs w:val="24"/>
          <w:lang w:val="en-US"/>
        </w:rPr>
        <w:t>In contrast, acute increases in temperature had a weak effect on the variability in overall dive duration between temperature treatments (</w:t>
      </w:r>
      <w:r w:rsidR="00C90BA1" w:rsidRPr="00507769">
        <w:rPr>
          <w:rFonts w:ascii="Times New Roman" w:hAnsi="Times New Roman" w:cs="Times New Roman"/>
          <w:i/>
          <w:sz w:val="24"/>
          <w:szCs w:val="24"/>
          <w:lang w:val="en-US"/>
        </w:rPr>
        <w:t>ln</w:t>
      </w:r>
      <w:r w:rsidR="00C90BA1" w:rsidRPr="00507769">
        <w:rPr>
          <w:rFonts w:ascii="Times New Roman" w:hAnsi="Times New Roman" w:cs="Times New Roman"/>
          <w:iCs/>
          <w:sz w:val="24"/>
          <w:szCs w:val="24"/>
          <w:lang w:val="en-US"/>
        </w:rPr>
        <w:t>CVR: 0.0</w:t>
      </w:r>
      <w:r w:rsidR="00E51747" w:rsidRPr="00507769">
        <w:rPr>
          <w:rFonts w:ascii="Times New Roman" w:hAnsi="Times New Roman" w:cs="Times New Roman"/>
          <w:iCs/>
          <w:sz w:val="24"/>
          <w:szCs w:val="24"/>
          <w:lang w:val="en-US"/>
        </w:rPr>
        <w:t>21</w:t>
      </w:r>
      <w:r w:rsidR="00C90BA1" w:rsidRPr="00507769">
        <w:rPr>
          <w:rFonts w:ascii="Times New Roman" w:hAnsi="Times New Roman" w:cs="Times New Roman"/>
          <w:iCs/>
          <w:sz w:val="24"/>
          <w:szCs w:val="24"/>
          <w:lang w:val="en-US"/>
        </w:rPr>
        <w:t xml:space="preserve"> 95% CI: -0.</w:t>
      </w:r>
      <w:r w:rsidR="00E51747" w:rsidRPr="00507769">
        <w:rPr>
          <w:rFonts w:ascii="Times New Roman" w:hAnsi="Times New Roman" w:cs="Times New Roman"/>
          <w:iCs/>
          <w:sz w:val="24"/>
          <w:szCs w:val="24"/>
          <w:lang w:val="en-US"/>
        </w:rPr>
        <w:t>309</w:t>
      </w:r>
      <w:r w:rsidR="00C90BA1" w:rsidRPr="00507769">
        <w:rPr>
          <w:rFonts w:ascii="Times New Roman" w:hAnsi="Times New Roman" w:cs="Times New Roman"/>
          <w:iCs/>
          <w:sz w:val="24"/>
          <w:szCs w:val="24"/>
          <w:lang w:val="en-US"/>
        </w:rPr>
        <w:t xml:space="preserve"> – 0.3</w:t>
      </w:r>
      <w:r w:rsidR="00E51747" w:rsidRPr="00507769">
        <w:rPr>
          <w:rFonts w:ascii="Times New Roman" w:hAnsi="Times New Roman" w:cs="Times New Roman"/>
          <w:iCs/>
          <w:sz w:val="24"/>
          <w:szCs w:val="24"/>
          <w:lang w:val="en-US"/>
        </w:rPr>
        <w:t>51</w:t>
      </w:r>
      <w:r w:rsidR="00C90BA1" w:rsidRPr="00507769">
        <w:rPr>
          <w:rFonts w:ascii="Times New Roman" w:hAnsi="Times New Roman" w:cs="Times New Roman"/>
          <w:iCs/>
          <w:sz w:val="24"/>
          <w:szCs w:val="24"/>
          <w:lang w:val="en-US"/>
        </w:rPr>
        <w:t xml:space="preserve">; Fig. </w:t>
      </w:r>
      <w:r w:rsidR="007525B8">
        <w:rPr>
          <w:rFonts w:ascii="Times New Roman" w:hAnsi="Times New Roman" w:cs="Times New Roman"/>
          <w:iCs/>
          <w:sz w:val="24"/>
          <w:szCs w:val="24"/>
          <w:lang w:val="en-US"/>
        </w:rPr>
        <w:t>4</w:t>
      </w:r>
      <w:r w:rsidR="003B4D50">
        <w:rPr>
          <w:rFonts w:ascii="Times New Roman" w:hAnsi="Times New Roman" w:cs="Times New Roman"/>
          <w:iCs/>
          <w:sz w:val="24"/>
          <w:szCs w:val="24"/>
          <w:lang w:val="en-US"/>
        </w:rPr>
        <w:t>C</w:t>
      </w:r>
      <w:r w:rsidR="00C90BA1" w:rsidRPr="00507769">
        <w:rPr>
          <w:rFonts w:ascii="Times New Roman" w:hAnsi="Times New Roman" w:cs="Times New Roman"/>
          <w:iCs/>
          <w:sz w:val="24"/>
          <w:szCs w:val="24"/>
          <w:lang w:val="en-US"/>
        </w:rPr>
        <w:t>), with moderate between-study heterogeneity (</w:t>
      </w:r>
      <w:r w:rsidR="00C90BA1" w:rsidRPr="00507769">
        <w:rPr>
          <w:rFonts w:ascii="Times New Roman" w:eastAsia="Calibri" w:hAnsi="Times New Roman" w:cs="Times New Roman"/>
          <w:sz w:val="24"/>
          <w:szCs w:val="24"/>
        </w:rPr>
        <w:t>I</w:t>
      </w:r>
      <w:r w:rsidR="00C90BA1" w:rsidRPr="00507769">
        <w:rPr>
          <w:rFonts w:ascii="Times New Roman" w:eastAsia="Calibri" w:hAnsi="Times New Roman" w:cs="Times New Roman"/>
          <w:sz w:val="24"/>
          <w:szCs w:val="24"/>
          <w:vertAlign w:val="superscript"/>
        </w:rPr>
        <w:t>2</w:t>
      </w:r>
      <w:r w:rsidR="00C90BA1" w:rsidRPr="00507769">
        <w:rPr>
          <w:rFonts w:ascii="Times New Roman" w:eastAsia="Calibri" w:hAnsi="Times New Roman" w:cs="Times New Roman"/>
          <w:sz w:val="24"/>
          <w:szCs w:val="24"/>
          <w:vertAlign w:val="subscript"/>
        </w:rPr>
        <w:t>study</w:t>
      </w:r>
      <w:r w:rsidR="00C90BA1" w:rsidRPr="00507769">
        <w:rPr>
          <w:rFonts w:ascii="Times New Roman" w:eastAsia="Calibri" w:hAnsi="Times New Roman" w:cs="Times New Roman"/>
          <w:sz w:val="24"/>
          <w:szCs w:val="24"/>
        </w:rPr>
        <w:t xml:space="preserve"> = </w:t>
      </w:r>
      <w:r w:rsidR="00C90BA1" w:rsidRPr="00507769">
        <w:rPr>
          <w:rFonts w:ascii="Times New Roman" w:hAnsi="Times New Roman" w:cs="Times New Roman"/>
          <w:iCs/>
          <w:sz w:val="24"/>
          <w:szCs w:val="24"/>
          <w:lang w:val="en-GB"/>
        </w:rPr>
        <w:t>0.</w:t>
      </w:r>
      <w:r w:rsidR="004633E3" w:rsidRPr="00507769">
        <w:rPr>
          <w:rFonts w:ascii="Times New Roman" w:hAnsi="Times New Roman" w:cs="Times New Roman"/>
          <w:iCs/>
          <w:sz w:val="24"/>
          <w:szCs w:val="24"/>
          <w:lang w:val="en-GB"/>
        </w:rPr>
        <w:t>3</w:t>
      </w:r>
      <w:r w:rsidR="00E51747" w:rsidRPr="00507769">
        <w:rPr>
          <w:rFonts w:ascii="Times New Roman" w:hAnsi="Times New Roman" w:cs="Times New Roman"/>
          <w:iCs/>
          <w:sz w:val="24"/>
          <w:szCs w:val="24"/>
          <w:lang w:val="en-GB"/>
        </w:rPr>
        <w:t>14</w:t>
      </w:r>
      <w:r w:rsidR="00C90BA1" w:rsidRPr="00507769">
        <w:rPr>
          <w:rFonts w:ascii="Times New Roman" w:hAnsi="Times New Roman" w:cs="Times New Roman"/>
          <w:iCs/>
          <w:sz w:val="24"/>
          <w:szCs w:val="24"/>
          <w:lang w:val="en-GB"/>
        </w:rPr>
        <w:t xml:space="preserve"> 95% CI:</w:t>
      </w:r>
      <w:r w:rsidR="001F193D" w:rsidRPr="00507769">
        <w:rPr>
          <w:rFonts w:ascii="Times New Roman" w:hAnsi="Times New Roman" w:cs="Times New Roman"/>
          <w:iCs/>
          <w:sz w:val="24"/>
          <w:szCs w:val="24"/>
          <w:lang w:val="en-GB"/>
        </w:rPr>
        <w:t xml:space="preserve"> </w:t>
      </w:r>
      <w:r w:rsidR="00C90BA1" w:rsidRPr="00507769">
        <w:rPr>
          <w:rFonts w:ascii="Times New Roman" w:hAnsi="Times New Roman" w:cs="Times New Roman"/>
          <w:iCs/>
          <w:sz w:val="24"/>
          <w:szCs w:val="24"/>
          <w:lang w:val="en-GB"/>
        </w:rPr>
        <w:t>0.</w:t>
      </w:r>
      <w:r w:rsidR="001F193D" w:rsidRPr="00507769">
        <w:rPr>
          <w:rFonts w:ascii="Times New Roman" w:hAnsi="Times New Roman" w:cs="Times New Roman"/>
          <w:iCs/>
          <w:sz w:val="24"/>
          <w:szCs w:val="24"/>
          <w:lang w:val="en-GB"/>
        </w:rPr>
        <w:t>1</w:t>
      </w:r>
      <w:r w:rsidR="00E51747" w:rsidRPr="00507769">
        <w:rPr>
          <w:rFonts w:ascii="Times New Roman" w:hAnsi="Times New Roman" w:cs="Times New Roman"/>
          <w:iCs/>
          <w:sz w:val="24"/>
          <w:szCs w:val="24"/>
          <w:lang w:val="en-GB"/>
        </w:rPr>
        <w:t>58</w:t>
      </w:r>
      <w:r w:rsidR="00C90BA1" w:rsidRPr="00507769">
        <w:rPr>
          <w:rFonts w:ascii="Times New Roman" w:hAnsi="Times New Roman" w:cs="Times New Roman"/>
          <w:iCs/>
          <w:sz w:val="24"/>
          <w:szCs w:val="24"/>
          <w:lang w:val="en-GB"/>
        </w:rPr>
        <w:t>– 0.</w:t>
      </w:r>
      <w:r w:rsidR="00E51747" w:rsidRPr="00507769">
        <w:rPr>
          <w:rFonts w:ascii="Times New Roman" w:hAnsi="Times New Roman" w:cs="Times New Roman"/>
          <w:iCs/>
          <w:sz w:val="24"/>
          <w:szCs w:val="24"/>
          <w:lang w:val="en-GB"/>
        </w:rPr>
        <w:t>488</w:t>
      </w:r>
      <w:r w:rsidR="00C90BA1" w:rsidRPr="00507769">
        <w:rPr>
          <w:rFonts w:ascii="Times New Roman" w:hAnsi="Times New Roman" w:cs="Times New Roman"/>
          <w:iCs/>
          <w:sz w:val="24"/>
          <w:szCs w:val="24"/>
          <w:lang w:val="en-GB"/>
        </w:rPr>
        <w:t>)</w:t>
      </w:r>
      <w:r w:rsidR="00C90BA1" w:rsidRPr="00507769">
        <w:rPr>
          <w:rFonts w:ascii="Times New Roman" w:hAnsi="Times New Roman" w:cs="Times New Roman"/>
          <w:iCs/>
          <w:sz w:val="24"/>
          <w:szCs w:val="24"/>
          <w:lang w:val="en-US"/>
        </w:rPr>
        <w:t>.</w:t>
      </w:r>
      <w:r w:rsidR="007C0AF1" w:rsidRPr="00507769">
        <w:rPr>
          <w:rFonts w:ascii="Times New Roman" w:hAnsi="Times New Roman" w:cs="Times New Roman"/>
          <w:iCs/>
          <w:sz w:val="24"/>
          <w:szCs w:val="24"/>
          <w:lang w:val="en-US"/>
        </w:rPr>
        <w:t xml:space="preserve"> </w:t>
      </w:r>
      <w:r>
        <w:rPr>
          <w:rFonts w:ascii="Times New Roman" w:hAnsi="Times New Roman" w:cs="Times New Roman"/>
          <w:iCs/>
          <w:sz w:val="24"/>
          <w:szCs w:val="24"/>
          <w:lang w:val="en-US"/>
        </w:rPr>
        <w:t>For data compiled from</w:t>
      </w:r>
      <w:r w:rsidR="0049674B" w:rsidRPr="00507769">
        <w:rPr>
          <w:rFonts w:ascii="Times New Roman" w:hAnsi="Times New Roman" w:cs="Times New Roman"/>
          <w:iCs/>
          <w:sz w:val="24"/>
          <w:szCs w:val="24"/>
          <w:lang w:val="en-US"/>
        </w:rPr>
        <w:t xml:space="preserve"> field-based </w:t>
      </w:r>
      <w:r>
        <w:rPr>
          <w:rFonts w:ascii="Times New Roman" w:hAnsi="Times New Roman" w:cs="Times New Roman"/>
          <w:iCs/>
          <w:sz w:val="24"/>
          <w:szCs w:val="24"/>
          <w:lang w:val="en-US"/>
        </w:rPr>
        <w:t>studies</w:t>
      </w:r>
      <w:r w:rsidR="001F72A7">
        <w:rPr>
          <w:rFonts w:ascii="Times New Roman" w:hAnsi="Times New Roman" w:cs="Times New Roman"/>
          <w:iCs/>
          <w:sz w:val="24"/>
          <w:szCs w:val="24"/>
          <w:lang w:val="en-US"/>
        </w:rPr>
        <w:t>,</w:t>
      </w:r>
      <w:r w:rsidR="0049674B" w:rsidRPr="00507769">
        <w:rPr>
          <w:rFonts w:ascii="Times New Roman" w:hAnsi="Times New Roman" w:cs="Times New Roman"/>
          <w:iCs/>
          <w:sz w:val="24"/>
          <w:szCs w:val="24"/>
          <w:lang w:val="en-US"/>
        </w:rPr>
        <w:t xml:space="preserve"> </w:t>
      </w:r>
      <w:r w:rsidR="0019281C">
        <w:rPr>
          <w:rFonts w:ascii="Times New Roman" w:hAnsi="Times New Roman" w:cs="Times New Roman"/>
          <w:iCs/>
          <w:sz w:val="24"/>
          <w:szCs w:val="24"/>
          <w:lang w:val="en-US"/>
        </w:rPr>
        <w:t>the</w:t>
      </w:r>
      <w:r w:rsidR="0049674B" w:rsidRPr="00507769">
        <w:rPr>
          <w:rFonts w:ascii="Times New Roman" w:hAnsi="Times New Roman" w:cs="Times New Roman"/>
          <w:iCs/>
          <w:sz w:val="24"/>
          <w:szCs w:val="24"/>
          <w:lang w:val="en-US"/>
        </w:rPr>
        <w:t xml:space="preserve"> multi-level meta-analysis models also suggested a large overall decrease in mean dive duration as temperatures rise (</w:t>
      </w:r>
      <w:r w:rsidR="0049674B" w:rsidRPr="00507769">
        <w:rPr>
          <w:rFonts w:ascii="Times New Roman" w:hAnsi="Times New Roman" w:cs="Times New Roman"/>
          <w:i/>
          <w:sz w:val="24"/>
          <w:szCs w:val="24"/>
          <w:lang w:val="en-US"/>
        </w:rPr>
        <w:t>ln</w:t>
      </w:r>
      <w:r w:rsidR="0049674B" w:rsidRPr="00507769">
        <w:rPr>
          <w:rFonts w:ascii="Times New Roman" w:hAnsi="Times New Roman" w:cs="Times New Roman"/>
          <w:iCs/>
          <w:sz w:val="24"/>
          <w:szCs w:val="24"/>
          <w:lang w:val="en-US"/>
        </w:rPr>
        <w:t>RR -0.5</w:t>
      </w:r>
      <w:r w:rsidR="00A77B71" w:rsidRPr="00507769">
        <w:rPr>
          <w:rFonts w:ascii="Times New Roman" w:hAnsi="Times New Roman" w:cs="Times New Roman"/>
          <w:iCs/>
          <w:sz w:val="24"/>
          <w:szCs w:val="24"/>
          <w:lang w:val="en-US"/>
        </w:rPr>
        <w:t>30, 95% CI: -0.818 - -</w:t>
      </w:r>
      <w:r w:rsidR="001F72A7">
        <w:rPr>
          <w:rFonts w:ascii="Times New Roman" w:hAnsi="Times New Roman" w:cs="Times New Roman"/>
          <w:iCs/>
          <w:sz w:val="24"/>
          <w:szCs w:val="24"/>
          <w:lang w:val="en-US"/>
        </w:rPr>
        <w:t> </w:t>
      </w:r>
      <w:r w:rsidR="00A77B71" w:rsidRPr="00507769">
        <w:rPr>
          <w:rFonts w:ascii="Times New Roman" w:hAnsi="Times New Roman" w:cs="Times New Roman"/>
          <w:iCs/>
          <w:sz w:val="24"/>
          <w:szCs w:val="24"/>
          <w:lang w:val="en-US"/>
        </w:rPr>
        <w:t xml:space="preserve">0.242, a 41% reduction over approximately </w:t>
      </w:r>
      <w:r w:rsidR="00507769" w:rsidRPr="00507769">
        <w:rPr>
          <w:rFonts w:ascii="Times New Roman" w:hAnsi="Times New Roman" w:cs="Times New Roman"/>
          <w:iCs/>
          <w:sz w:val="24"/>
          <w:szCs w:val="24"/>
          <w:lang w:val="en-US"/>
        </w:rPr>
        <w:t>4.7</w:t>
      </w:r>
      <w:r w:rsidR="00A77B71" w:rsidRPr="00507769">
        <w:rPr>
          <w:rFonts w:ascii="Times New Roman" w:hAnsi="Times New Roman" w:cs="Times New Roman"/>
          <w:iCs/>
          <w:sz w:val="24"/>
          <w:szCs w:val="24"/>
          <w:lang w:val="en-US"/>
        </w:rPr>
        <w:t>°C</w:t>
      </w:r>
      <w:r w:rsidR="003B4D50">
        <w:rPr>
          <w:rFonts w:ascii="Times New Roman" w:hAnsi="Times New Roman" w:cs="Times New Roman"/>
          <w:iCs/>
          <w:sz w:val="24"/>
          <w:szCs w:val="24"/>
          <w:lang w:val="en-US"/>
        </w:rPr>
        <w:t xml:space="preserve">; Fig. </w:t>
      </w:r>
      <w:r w:rsidR="007525B8">
        <w:rPr>
          <w:rFonts w:ascii="Times New Roman" w:hAnsi="Times New Roman" w:cs="Times New Roman"/>
          <w:iCs/>
          <w:sz w:val="24"/>
          <w:szCs w:val="24"/>
          <w:lang w:val="en-US"/>
        </w:rPr>
        <w:t>4</w:t>
      </w:r>
      <w:r w:rsidR="003B4D50">
        <w:rPr>
          <w:rFonts w:ascii="Times New Roman" w:hAnsi="Times New Roman" w:cs="Times New Roman"/>
          <w:iCs/>
          <w:sz w:val="24"/>
          <w:szCs w:val="24"/>
          <w:lang w:val="en-US"/>
        </w:rPr>
        <w:t>B</w:t>
      </w:r>
      <w:r w:rsidR="00A77B71" w:rsidRPr="00507769">
        <w:rPr>
          <w:rFonts w:ascii="Times New Roman" w:hAnsi="Times New Roman" w:cs="Times New Roman"/>
          <w:iCs/>
          <w:sz w:val="24"/>
          <w:szCs w:val="24"/>
          <w:lang w:val="en-US"/>
        </w:rPr>
        <w:t>). In contrast, increases in temperature</w:t>
      </w:r>
      <w:r w:rsidR="001F72A7">
        <w:rPr>
          <w:rFonts w:ascii="Times New Roman" w:hAnsi="Times New Roman" w:cs="Times New Roman"/>
          <w:iCs/>
          <w:sz w:val="24"/>
          <w:szCs w:val="24"/>
          <w:lang w:val="en-US"/>
        </w:rPr>
        <w:t>, in the field,</w:t>
      </w:r>
      <w:r w:rsidR="00A77B71" w:rsidRPr="00507769">
        <w:rPr>
          <w:rFonts w:ascii="Times New Roman" w:hAnsi="Times New Roman" w:cs="Times New Roman"/>
          <w:iCs/>
          <w:sz w:val="24"/>
          <w:szCs w:val="24"/>
          <w:lang w:val="en-US"/>
        </w:rPr>
        <w:t xml:space="preserve"> had a weak </w:t>
      </w:r>
      <w:r w:rsidR="00EB569C" w:rsidRPr="00507769">
        <w:rPr>
          <w:rFonts w:ascii="Times New Roman" w:hAnsi="Times New Roman" w:cs="Times New Roman"/>
          <w:iCs/>
          <w:sz w:val="24"/>
          <w:szCs w:val="24"/>
          <w:lang w:val="en-US"/>
        </w:rPr>
        <w:t xml:space="preserve">effect </w:t>
      </w:r>
      <w:r w:rsidR="00A77B71" w:rsidRPr="00507769">
        <w:rPr>
          <w:rFonts w:ascii="Times New Roman" w:hAnsi="Times New Roman" w:cs="Times New Roman"/>
          <w:iCs/>
          <w:sz w:val="24"/>
          <w:szCs w:val="24"/>
          <w:lang w:val="en-US"/>
        </w:rPr>
        <w:t>on the variability in overall dive duration (</w:t>
      </w:r>
      <w:r w:rsidR="003B4D50" w:rsidRPr="00507769">
        <w:rPr>
          <w:rFonts w:ascii="Times New Roman" w:hAnsi="Times New Roman" w:cs="Times New Roman"/>
          <w:i/>
          <w:sz w:val="24"/>
          <w:szCs w:val="24"/>
          <w:lang w:val="en-US"/>
        </w:rPr>
        <w:t>ln</w:t>
      </w:r>
      <w:r w:rsidR="003B4D50" w:rsidRPr="00507769">
        <w:rPr>
          <w:rFonts w:ascii="Times New Roman" w:hAnsi="Times New Roman" w:cs="Times New Roman"/>
          <w:iCs/>
          <w:sz w:val="24"/>
          <w:szCs w:val="24"/>
          <w:lang w:val="en-US"/>
        </w:rPr>
        <w:t>CVR 0.</w:t>
      </w:r>
      <w:r w:rsidR="003B4D50">
        <w:rPr>
          <w:rFonts w:ascii="Times New Roman" w:hAnsi="Times New Roman" w:cs="Times New Roman"/>
          <w:iCs/>
          <w:sz w:val="24"/>
          <w:szCs w:val="24"/>
          <w:lang w:val="en-US"/>
        </w:rPr>
        <w:t>03</w:t>
      </w:r>
      <w:r w:rsidR="003B4D50" w:rsidRPr="00507769">
        <w:rPr>
          <w:rFonts w:ascii="Times New Roman" w:hAnsi="Times New Roman" w:cs="Times New Roman"/>
          <w:iCs/>
          <w:sz w:val="24"/>
          <w:szCs w:val="24"/>
          <w:lang w:val="en-US"/>
        </w:rPr>
        <w:t>, 95% CI: -0.3</w:t>
      </w:r>
      <w:r w:rsidR="003B4D50">
        <w:rPr>
          <w:rFonts w:ascii="Times New Roman" w:hAnsi="Times New Roman" w:cs="Times New Roman"/>
          <w:iCs/>
          <w:sz w:val="24"/>
          <w:szCs w:val="24"/>
          <w:lang w:val="en-US"/>
        </w:rPr>
        <w:t>29</w:t>
      </w:r>
      <w:r w:rsidR="003B4D50" w:rsidRPr="00507769">
        <w:rPr>
          <w:rFonts w:ascii="Times New Roman" w:hAnsi="Times New Roman" w:cs="Times New Roman"/>
          <w:iCs/>
          <w:sz w:val="24"/>
          <w:szCs w:val="24"/>
          <w:lang w:val="en-US"/>
        </w:rPr>
        <w:t xml:space="preserve"> –   0.</w:t>
      </w:r>
      <w:r w:rsidR="003B4D50">
        <w:rPr>
          <w:rFonts w:ascii="Times New Roman" w:hAnsi="Times New Roman" w:cs="Times New Roman"/>
          <w:iCs/>
          <w:sz w:val="24"/>
          <w:szCs w:val="24"/>
          <w:lang w:val="en-US"/>
        </w:rPr>
        <w:t xml:space="preserve">393; Fig. </w:t>
      </w:r>
      <w:r w:rsidR="007525B8">
        <w:rPr>
          <w:rFonts w:ascii="Times New Roman" w:hAnsi="Times New Roman" w:cs="Times New Roman"/>
          <w:iCs/>
          <w:sz w:val="24"/>
          <w:szCs w:val="24"/>
          <w:lang w:val="en-US"/>
        </w:rPr>
        <w:t>4</w:t>
      </w:r>
      <w:r w:rsidR="003B4D50">
        <w:rPr>
          <w:rFonts w:ascii="Times New Roman" w:hAnsi="Times New Roman" w:cs="Times New Roman"/>
          <w:iCs/>
          <w:sz w:val="24"/>
          <w:szCs w:val="24"/>
          <w:lang w:val="en-US"/>
        </w:rPr>
        <w:t>D</w:t>
      </w:r>
      <w:r w:rsidR="003B4D50" w:rsidRPr="00507769">
        <w:rPr>
          <w:rFonts w:ascii="Times New Roman" w:hAnsi="Times New Roman" w:cs="Times New Roman"/>
          <w:iCs/>
          <w:sz w:val="24"/>
          <w:szCs w:val="24"/>
          <w:lang w:val="en-US"/>
        </w:rPr>
        <w:t>)</w:t>
      </w:r>
      <w:r w:rsidR="00A77B71" w:rsidRPr="00507769">
        <w:rPr>
          <w:rFonts w:ascii="Times New Roman" w:hAnsi="Times New Roman" w:cs="Times New Roman"/>
          <w:iCs/>
          <w:sz w:val="24"/>
          <w:szCs w:val="24"/>
          <w:lang w:val="en-US"/>
        </w:rPr>
        <w:t xml:space="preserve">. </w:t>
      </w:r>
      <w:r w:rsidR="00A77B71" w:rsidRPr="00507769">
        <w:rPr>
          <w:rStyle w:val="gd15mcfceub"/>
          <w:rFonts w:ascii="Times New Roman" w:hAnsi="Times New Roman" w:cs="Times New Roman"/>
          <w:color w:val="000000"/>
          <w:bdr w:val="none" w:sz="0" w:space="0" w:color="auto" w:frame="1"/>
        </w:rPr>
        <w:t xml:space="preserve">    </w:t>
      </w:r>
    </w:p>
    <w:p w14:paraId="09042F96" w14:textId="099AA577" w:rsidR="00A77B71" w:rsidRPr="00507769" w:rsidRDefault="00A77B71" w:rsidP="00A77B71">
      <w:pPr>
        <w:pStyle w:val="HTMLPreformatted"/>
        <w:shd w:val="clear" w:color="auto" w:fill="FFFFFF"/>
        <w:wordWrap w:val="0"/>
        <w:rPr>
          <w:rFonts w:ascii="Times New Roman" w:hAnsi="Times New Roman" w:cs="Times New Roman"/>
          <w:iCs/>
          <w:sz w:val="24"/>
          <w:szCs w:val="24"/>
          <w:lang w:val="en-US"/>
        </w:rPr>
      </w:pPr>
    </w:p>
    <w:p w14:paraId="1C138A2B" w14:textId="4079241F" w:rsidR="00A95BBA" w:rsidRPr="00507769" w:rsidRDefault="00A95BBA" w:rsidP="00CA7277">
      <w:pPr>
        <w:spacing w:after="0"/>
        <w:jc w:val="both"/>
        <w:rPr>
          <w:rFonts w:ascii="Times New Roman" w:hAnsi="Times New Roman" w:cs="Times New Roman"/>
          <w:i/>
          <w:iCs/>
          <w:sz w:val="24"/>
          <w:szCs w:val="24"/>
          <w:lang w:val="en-US"/>
        </w:rPr>
      </w:pPr>
    </w:p>
    <w:p w14:paraId="4585425C" w14:textId="344A28FF" w:rsidR="00510003" w:rsidRPr="00507769" w:rsidRDefault="007C3624" w:rsidP="00CA7277">
      <w:pPr>
        <w:spacing w:after="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(ii) </w:t>
      </w:r>
      <w:r w:rsidR="00B5718E" w:rsidRPr="00507769">
        <w:rPr>
          <w:rFonts w:ascii="Times New Roman" w:hAnsi="Times New Roman" w:cs="Times New Roman"/>
          <w:i/>
          <w:iCs/>
          <w:sz w:val="24"/>
          <w:szCs w:val="24"/>
          <w:lang w:val="en-US"/>
        </w:rPr>
        <w:t>Do larger increases in temperature exert a strong effect on dive duration means and variability?</w:t>
      </w:r>
    </w:p>
    <w:p w14:paraId="19F4384B" w14:textId="6B741842" w:rsidR="00106ACC" w:rsidRPr="00507769" w:rsidRDefault="00334A88" w:rsidP="001C3BD2">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As predicted, t</w:t>
      </w:r>
      <w:r w:rsidR="00844493" w:rsidRPr="00507769">
        <w:rPr>
          <w:rFonts w:ascii="Times New Roman" w:hAnsi="Times New Roman" w:cs="Times New Roman"/>
          <w:sz w:val="24"/>
          <w:szCs w:val="24"/>
          <w:lang w:val="en-US"/>
        </w:rPr>
        <w:t>he magnitude of temperature increase had a significant moderating effect on dive duration means</w:t>
      </w:r>
      <w:r w:rsidR="00844493" w:rsidRPr="00507769">
        <w:rPr>
          <w:rFonts w:ascii="Times New Roman" w:hAnsi="Times New Roman" w:cs="Times New Roman"/>
          <w:iCs/>
          <w:sz w:val="24"/>
          <w:szCs w:val="24"/>
          <w:lang w:val="en-US"/>
        </w:rPr>
        <w:t xml:space="preserve">, with a larger increase </w:t>
      </w:r>
      <w:r w:rsidRPr="00507769">
        <w:rPr>
          <w:rFonts w:ascii="Times New Roman" w:hAnsi="Times New Roman" w:cs="Times New Roman"/>
          <w:iCs/>
          <w:sz w:val="24"/>
          <w:szCs w:val="24"/>
          <w:lang w:val="en-US"/>
        </w:rPr>
        <w:t xml:space="preserve">in temperature </w:t>
      </w:r>
      <w:r w:rsidR="00844493" w:rsidRPr="00507769">
        <w:rPr>
          <w:rFonts w:ascii="Times New Roman" w:hAnsi="Times New Roman" w:cs="Times New Roman"/>
          <w:iCs/>
          <w:sz w:val="24"/>
          <w:szCs w:val="24"/>
          <w:lang w:val="en-US"/>
        </w:rPr>
        <w:t xml:space="preserve">exerting stronger effects </w:t>
      </w:r>
      <w:r w:rsidR="00844493" w:rsidRPr="00507769">
        <w:rPr>
          <w:rFonts w:ascii="Times New Roman" w:hAnsi="Times New Roman" w:cs="Times New Roman"/>
          <w:sz w:val="24"/>
          <w:szCs w:val="24"/>
          <w:lang w:val="en-US"/>
        </w:rPr>
        <w:t>(</w:t>
      </w:r>
      <w:r w:rsidR="00844493" w:rsidRPr="00507769">
        <w:rPr>
          <w:rFonts w:ascii="Times New Roman" w:hAnsi="Times New Roman" w:cs="Times New Roman"/>
          <w:i/>
          <w:iCs/>
          <w:sz w:val="24"/>
          <w:szCs w:val="24"/>
          <w:lang w:val="en-US"/>
        </w:rPr>
        <w:t>lnRR</w:t>
      </w:r>
      <w:r w:rsidR="00844493" w:rsidRPr="00507769">
        <w:rPr>
          <w:rFonts w:ascii="Times New Roman" w:hAnsi="Times New Roman" w:cs="Times New Roman"/>
          <w:sz w:val="24"/>
          <w:szCs w:val="24"/>
          <w:lang w:val="en-US"/>
        </w:rPr>
        <w:t>: -</w:t>
      </w:r>
      <w:r w:rsidR="001F4417" w:rsidRPr="00507769">
        <w:rPr>
          <w:rFonts w:ascii="Times New Roman" w:hAnsi="Times New Roman" w:cs="Times New Roman"/>
          <w:sz w:val="24"/>
          <w:szCs w:val="24"/>
          <w:lang w:val="en-US"/>
        </w:rPr>
        <w:t> </w:t>
      </w:r>
      <w:r w:rsidR="00844493" w:rsidRPr="00507769">
        <w:rPr>
          <w:rFonts w:ascii="Times New Roman" w:hAnsi="Times New Roman" w:cs="Times New Roman"/>
          <w:sz w:val="24"/>
          <w:szCs w:val="24"/>
          <w:lang w:val="en-US"/>
        </w:rPr>
        <w:t>0</w:t>
      </w:r>
      <w:r w:rsidR="00844493" w:rsidRPr="00507769">
        <w:rPr>
          <w:rFonts w:ascii="Times New Roman" w:hAnsi="Times New Roman" w:cs="Times New Roman"/>
          <w:iCs/>
          <w:sz w:val="24"/>
          <w:szCs w:val="24"/>
          <w:lang w:val="en-US"/>
        </w:rPr>
        <w:t>.11</w:t>
      </w:r>
      <w:r w:rsidR="00C67990" w:rsidRPr="00507769">
        <w:rPr>
          <w:rFonts w:ascii="Times New Roman" w:hAnsi="Times New Roman" w:cs="Times New Roman"/>
          <w:iCs/>
          <w:sz w:val="24"/>
          <w:szCs w:val="24"/>
          <w:lang w:val="en-US"/>
        </w:rPr>
        <w:t>1</w:t>
      </w:r>
      <w:r w:rsidR="00844493" w:rsidRPr="00507769">
        <w:rPr>
          <w:rFonts w:ascii="Times New Roman" w:hAnsi="Times New Roman" w:cs="Times New Roman"/>
          <w:iCs/>
          <w:sz w:val="24"/>
          <w:szCs w:val="24"/>
          <w:lang w:val="en-US"/>
        </w:rPr>
        <w:t xml:space="preserve"> </w:t>
      </w:r>
      <w:r w:rsidR="00BA496F" w:rsidRPr="00507769">
        <w:rPr>
          <w:rFonts w:ascii="Times New Roman" w:hAnsi="Times New Roman" w:cs="Times New Roman"/>
          <w:iCs/>
          <w:sz w:val="24"/>
          <w:szCs w:val="24"/>
          <w:lang w:val="en-US"/>
        </w:rPr>
        <w:t xml:space="preserve">95% </w:t>
      </w:r>
      <w:r w:rsidR="00844493" w:rsidRPr="00507769">
        <w:rPr>
          <w:rFonts w:ascii="Times New Roman" w:hAnsi="Times New Roman" w:cs="Times New Roman"/>
          <w:iCs/>
          <w:sz w:val="24"/>
          <w:szCs w:val="24"/>
          <w:lang w:val="en-US"/>
        </w:rPr>
        <w:t>CI</w:t>
      </w:r>
      <w:r w:rsidR="00106ACC" w:rsidRPr="00507769">
        <w:rPr>
          <w:rFonts w:ascii="Times New Roman" w:hAnsi="Times New Roman" w:cs="Times New Roman"/>
          <w:iCs/>
          <w:sz w:val="24"/>
          <w:szCs w:val="24"/>
          <w:lang w:val="en-US"/>
        </w:rPr>
        <w:t>:</w:t>
      </w:r>
      <w:r w:rsidR="00844493" w:rsidRPr="00507769">
        <w:rPr>
          <w:rFonts w:ascii="Times New Roman" w:hAnsi="Times New Roman" w:cs="Times New Roman"/>
          <w:iCs/>
          <w:sz w:val="24"/>
          <w:szCs w:val="24"/>
          <w:lang w:val="en-US"/>
        </w:rPr>
        <w:t xml:space="preserve"> -0.</w:t>
      </w:r>
      <w:r w:rsidR="00800F97" w:rsidRPr="00507769">
        <w:rPr>
          <w:rFonts w:ascii="Times New Roman" w:hAnsi="Times New Roman" w:cs="Times New Roman"/>
          <w:iCs/>
          <w:sz w:val="24"/>
          <w:szCs w:val="24"/>
          <w:lang w:val="en-US"/>
        </w:rPr>
        <w:t>1</w:t>
      </w:r>
      <w:r w:rsidR="00C67990" w:rsidRPr="00507769">
        <w:rPr>
          <w:rFonts w:ascii="Times New Roman" w:hAnsi="Times New Roman" w:cs="Times New Roman"/>
          <w:iCs/>
          <w:sz w:val="24"/>
          <w:szCs w:val="24"/>
          <w:lang w:val="en-US"/>
        </w:rPr>
        <w:t>41</w:t>
      </w:r>
      <w:r w:rsidR="00800F97" w:rsidRPr="00507769">
        <w:rPr>
          <w:rFonts w:ascii="Times New Roman" w:hAnsi="Times New Roman" w:cs="Times New Roman"/>
          <w:iCs/>
          <w:sz w:val="24"/>
          <w:szCs w:val="24"/>
          <w:lang w:val="en-US"/>
        </w:rPr>
        <w:t xml:space="preserve"> </w:t>
      </w:r>
      <w:r w:rsidR="00844493" w:rsidRPr="00507769">
        <w:rPr>
          <w:rFonts w:ascii="Times New Roman" w:hAnsi="Times New Roman" w:cs="Times New Roman"/>
          <w:iCs/>
          <w:sz w:val="24"/>
          <w:szCs w:val="24"/>
          <w:lang w:val="en-US"/>
        </w:rPr>
        <w:t xml:space="preserve">– </w:t>
      </w:r>
      <w:r w:rsidR="00800F97" w:rsidRPr="00507769">
        <w:rPr>
          <w:rFonts w:ascii="Times New Roman" w:hAnsi="Times New Roman" w:cs="Times New Roman"/>
          <w:iCs/>
          <w:sz w:val="24"/>
          <w:szCs w:val="24"/>
          <w:lang w:val="en-US"/>
        </w:rPr>
        <w:t>-</w:t>
      </w:r>
      <w:r w:rsidR="00844493" w:rsidRPr="00507769">
        <w:rPr>
          <w:rFonts w:ascii="Times New Roman" w:hAnsi="Times New Roman" w:cs="Times New Roman"/>
          <w:iCs/>
          <w:sz w:val="24"/>
          <w:szCs w:val="24"/>
          <w:lang w:val="en-US"/>
        </w:rPr>
        <w:t>0.</w:t>
      </w:r>
      <w:r w:rsidR="00800F97" w:rsidRPr="00507769">
        <w:rPr>
          <w:rFonts w:ascii="Times New Roman" w:hAnsi="Times New Roman" w:cs="Times New Roman"/>
          <w:iCs/>
          <w:sz w:val="24"/>
          <w:szCs w:val="24"/>
          <w:lang w:val="en-US"/>
        </w:rPr>
        <w:t>0</w:t>
      </w:r>
      <w:r w:rsidR="007C0AF1" w:rsidRPr="00507769">
        <w:rPr>
          <w:rFonts w:ascii="Times New Roman" w:hAnsi="Times New Roman" w:cs="Times New Roman"/>
          <w:iCs/>
          <w:sz w:val="24"/>
          <w:szCs w:val="24"/>
          <w:lang w:val="en-US"/>
        </w:rPr>
        <w:t>8</w:t>
      </w:r>
      <w:r w:rsidR="00C67990" w:rsidRPr="00507769">
        <w:rPr>
          <w:rFonts w:ascii="Times New Roman" w:hAnsi="Times New Roman" w:cs="Times New Roman"/>
          <w:iCs/>
          <w:sz w:val="24"/>
          <w:szCs w:val="24"/>
          <w:lang w:val="en-US"/>
        </w:rPr>
        <w:t>1</w:t>
      </w:r>
      <w:r w:rsidR="00844493" w:rsidRPr="00507769">
        <w:rPr>
          <w:rFonts w:ascii="Times New Roman" w:hAnsi="Times New Roman" w:cs="Times New Roman"/>
          <w:iCs/>
          <w:sz w:val="24"/>
          <w:szCs w:val="24"/>
          <w:lang w:val="en-US"/>
        </w:rPr>
        <w:t xml:space="preserve">). </w:t>
      </w:r>
      <w:r w:rsidR="0019281C">
        <w:rPr>
          <w:rStyle w:val="gd15mcfceub"/>
          <w:rFonts w:ascii="Times New Roman" w:hAnsi="Times New Roman" w:cs="Times New Roman"/>
          <w:color w:val="000000"/>
          <w:sz w:val="24"/>
          <w:szCs w:val="24"/>
          <w:bdr w:val="none" w:sz="0" w:space="0" w:color="auto" w:frame="1"/>
        </w:rPr>
        <w:t>The</w:t>
      </w:r>
      <w:r w:rsidR="0019281C" w:rsidRPr="00507769">
        <w:rPr>
          <w:rStyle w:val="gd15mcfceub"/>
          <w:rFonts w:ascii="Times New Roman" w:hAnsi="Times New Roman" w:cs="Times New Roman"/>
          <w:color w:val="000000"/>
          <w:sz w:val="24"/>
          <w:szCs w:val="24"/>
          <w:bdr w:val="none" w:sz="0" w:space="0" w:color="auto" w:frame="1"/>
        </w:rPr>
        <w:t xml:space="preserve"> </w:t>
      </w:r>
      <w:r w:rsidR="00800F97" w:rsidRPr="00507769">
        <w:rPr>
          <w:rStyle w:val="gd15mcfceub"/>
          <w:rFonts w:ascii="Times New Roman" w:hAnsi="Times New Roman" w:cs="Times New Roman"/>
          <w:color w:val="000000"/>
          <w:sz w:val="24"/>
          <w:szCs w:val="24"/>
          <w:bdr w:val="none" w:sz="0" w:space="0" w:color="auto" w:frame="1"/>
        </w:rPr>
        <w:t xml:space="preserve">arm-based meta-analysis also </w:t>
      </w:r>
      <w:r w:rsidR="0096348C" w:rsidRPr="00507769">
        <w:rPr>
          <w:rStyle w:val="gd15mcfceub"/>
          <w:rFonts w:ascii="Times New Roman" w:hAnsi="Times New Roman" w:cs="Times New Roman"/>
          <w:color w:val="000000"/>
          <w:sz w:val="24"/>
          <w:szCs w:val="24"/>
          <w:bdr w:val="none" w:sz="0" w:space="0" w:color="auto" w:frame="1"/>
        </w:rPr>
        <w:t xml:space="preserve">supported this finding, </w:t>
      </w:r>
      <w:r w:rsidR="00800F97" w:rsidRPr="00507769">
        <w:rPr>
          <w:rStyle w:val="gd15mcfceub"/>
          <w:rFonts w:ascii="Times New Roman" w:hAnsi="Times New Roman" w:cs="Times New Roman"/>
          <w:color w:val="000000"/>
          <w:sz w:val="24"/>
          <w:szCs w:val="24"/>
          <w:bdr w:val="none" w:sz="0" w:space="0" w:color="auto" w:frame="1"/>
        </w:rPr>
        <w:t>suggest</w:t>
      </w:r>
      <w:r w:rsidR="00BA496F" w:rsidRPr="00507769">
        <w:rPr>
          <w:rStyle w:val="gd15mcfceub"/>
          <w:rFonts w:ascii="Times New Roman" w:hAnsi="Times New Roman" w:cs="Times New Roman"/>
          <w:color w:val="000000"/>
          <w:sz w:val="24"/>
          <w:szCs w:val="24"/>
          <w:bdr w:val="none" w:sz="0" w:space="0" w:color="auto" w:frame="1"/>
        </w:rPr>
        <w:t>ing</w:t>
      </w:r>
      <w:r w:rsidR="00800F97" w:rsidRPr="00507769">
        <w:rPr>
          <w:rStyle w:val="gd15mcfceub"/>
          <w:rFonts w:ascii="Times New Roman" w:hAnsi="Times New Roman" w:cs="Times New Roman"/>
          <w:color w:val="000000"/>
          <w:sz w:val="24"/>
          <w:szCs w:val="24"/>
          <w:bdr w:val="none" w:sz="0" w:space="0" w:color="auto" w:frame="1"/>
        </w:rPr>
        <w:t xml:space="preserve"> that temperature, on average, decreased log mean dive duration</w:t>
      </w:r>
      <w:r w:rsidR="00800F97" w:rsidRPr="00507769">
        <w:rPr>
          <w:rFonts w:ascii="Times New Roman" w:hAnsi="Times New Roman" w:cs="Times New Roman"/>
          <w:color w:val="000000"/>
          <w:sz w:val="24"/>
          <w:szCs w:val="24"/>
          <w:bdr w:val="none" w:sz="0" w:space="0" w:color="auto" w:frame="1"/>
          <w:lang w:val="en-GB"/>
        </w:rPr>
        <w:t xml:space="preserve"> within species </w:t>
      </w:r>
      <w:r w:rsidR="00800F97" w:rsidRPr="00507769">
        <w:rPr>
          <w:rStyle w:val="gd15mcfceub"/>
          <w:rFonts w:ascii="Times New Roman" w:hAnsi="Times New Roman" w:cs="Times New Roman"/>
          <w:color w:val="000000"/>
          <w:sz w:val="24"/>
          <w:szCs w:val="24"/>
          <w:bdr w:val="none" w:sz="0" w:space="0" w:color="auto" w:frame="1"/>
        </w:rPr>
        <w:t>(</w:t>
      </w:r>
      <w:bookmarkStart w:id="6" w:name="_Hlk38374271"/>
      <w:r w:rsidR="00800F97" w:rsidRPr="00507769">
        <w:rPr>
          <w:rStyle w:val="gd15mcfceub"/>
          <w:rFonts w:ascii="Times New Roman" w:hAnsi="Times New Roman" w:cs="Times New Roman"/>
          <w:color w:val="000000"/>
          <w:sz w:val="24"/>
          <w:szCs w:val="24"/>
          <w:bdr w:val="none" w:sz="0" w:space="0" w:color="auto" w:frame="1"/>
        </w:rPr>
        <w:t>T</w:t>
      </w:r>
      <w:r w:rsidR="00800F97" w:rsidRPr="00507769">
        <w:rPr>
          <w:rStyle w:val="gd15mcfceub"/>
          <w:rFonts w:ascii="Times New Roman" w:hAnsi="Times New Roman" w:cs="Times New Roman"/>
          <w:color w:val="000000"/>
          <w:sz w:val="24"/>
          <w:szCs w:val="24"/>
          <w:bdr w:val="none" w:sz="0" w:space="0" w:color="auto" w:frame="1"/>
          <w:vertAlign w:val="subscript"/>
        </w:rPr>
        <w:t>w</w:t>
      </w:r>
      <w:r w:rsidR="00800F97" w:rsidRPr="00507769">
        <w:rPr>
          <w:rStyle w:val="gd15mcfceub"/>
          <w:rFonts w:ascii="Times New Roman" w:hAnsi="Times New Roman" w:cs="Times New Roman"/>
          <w:color w:val="000000"/>
          <w:sz w:val="24"/>
          <w:szCs w:val="24"/>
          <w:bdr w:val="none" w:sz="0" w:space="0" w:color="auto" w:frame="1"/>
        </w:rPr>
        <w:t xml:space="preserve"> = -0.11</w:t>
      </w:r>
      <w:r w:rsidR="00624290" w:rsidRPr="00507769">
        <w:rPr>
          <w:rStyle w:val="gd15mcfceub"/>
          <w:rFonts w:ascii="Times New Roman" w:hAnsi="Times New Roman" w:cs="Times New Roman"/>
          <w:color w:val="000000"/>
          <w:sz w:val="24"/>
          <w:szCs w:val="24"/>
          <w:bdr w:val="none" w:sz="0" w:space="0" w:color="auto" w:frame="1"/>
        </w:rPr>
        <w:t>1</w:t>
      </w:r>
      <w:r w:rsidR="00800F97" w:rsidRPr="00507769">
        <w:rPr>
          <w:rStyle w:val="gd15mcfceub"/>
          <w:rFonts w:ascii="Times New Roman" w:hAnsi="Times New Roman" w:cs="Times New Roman"/>
          <w:color w:val="000000"/>
          <w:sz w:val="24"/>
          <w:szCs w:val="24"/>
          <w:bdr w:val="none" w:sz="0" w:space="0" w:color="auto" w:frame="1"/>
        </w:rPr>
        <w:t xml:space="preserve">, </w:t>
      </w:r>
      <w:r w:rsidR="00BA496F" w:rsidRPr="00507769">
        <w:rPr>
          <w:rStyle w:val="gd15mcfceub"/>
          <w:rFonts w:ascii="Times New Roman" w:hAnsi="Times New Roman" w:cs="Times New Roman"/>
          <w:color w:val="000000"/>
          <w:sz w:val="24"/>
          <w:szCs w:val="24"/>
          <w:bdr w:val="none" w:sz="0" w:space="0" w:color="auto" w:frame="1"/>
        </w:rPr>
        <w:t xml:space="preserve">95% </w:t>
      </w:r>
      <w:r w:rsidR="00800F97" w:rsidRPr="00507769">
        <w:rPr>
          <w:rStyle w:val="gd15mcfceub"/>
          <w:rFonts w:ascii="Times New Roman" w:hAnsi="Times New Roman" w:cs="Times New Roman"/>
          <w:color w:val="000000"/>
          <w:sz w:val="24"/>
          <w:szCs w:val="24"/>
          <w:bdr w:val="none" w:sz="0" w:space="0" w:color="auto" w:frame="1"/>
        </w:rPr>
        <w:t xml:space="preserve">CI: </w:t>
      </w:r>
      <w:r w:rsidR="00800F97" w:rsidRPr="00507769">
        <w:rPr>
          <w:rFonts w:ascii="Times New Roman" w:hAnsi="Times New Roman" w:cs="Times New Roman"/>
          <w:color w:val="000000"/>
          <w:sz w:val="24"/>
          <w:szCs w:val="24"/>
          <w:bdr w:val="none" w:sz="0" w:space="0" w:color="auto" w:frame="1"/>
          <w:lang w:val="en-GB"/>
        </w:rPr>
        <w:t>-0.</w:t>
      </w:r>
      <w:r w:rsidR="00624290" w:rsidRPr="00507769">
        <w:rPr>
          <w:rFonts w:ascii="Times New Roman" w:hAnsi="Times New Roman" w:cs="Times New Roman"/>
          <w:color w:val="000000"/>
          <w:sz w:val="24"/>
          <w:szCs w:val="24"/>
          <w:bdr w:val="none" w:sz="0" w:space="0" w:color="auto" w:frame="1"/>
          <w:lang w:val="en-GB"/>
        </w:rPr>
        <w:t>539</w:t>
      </w:r>
      <w:r w:rsidR="00800F97" w:rsidRPr="00507769">
        <w:rPr>
          <w:rFonts w:ascii="Times New Roman" w:hAnsi="Times New Roman" w:cs="Times New Roman"/>
          <w:color w:val="000000"/>
          <w:sz w:val="24"/>
          <w:szCs w:val="24"/>
          <w:bdr w:val="none" w:sz="0" w:space="0" w:color="auto" w:frame="1"/>
          <w:lang w:val="en-GB"/>
        </w:rPr>
        <w:t xml:space="preserve"> </w:t>
      </w:r>
      <w:r w:rsidR="00CC0BE3" w:rsidRPr="00507769">
        <w:rPr>
          <w:rFonts w:ascii="Times New Roman" w:hAnsi="Times New Roman" w:cs="Times New Roman"/>
          <w:iCs/>
          <w:sz w:val="24"/>
          <w:szCs w:val="24"/>
          <w:lang w:val="en-US"/>
        </w:rPr>
        <w:t>–</w:t>
      </w:r>
      <w:r w:rsidR="00800F97" w:rsidRPr="00507769">
        <w:rPr>
          <w:rFonts w:ascii="Times New Roman" w:hAnsi="Times New Roman" w:cs="Times New Roman"/>
          <w:color w:val="000000"/>
          <w:sz w:val="24"/>
          <w:szCs w:val="24"/>
          <w:bdr w:val="none" w:sz="0" w:space="0" w:color="auto" w:frame="1"/>
          <w:lang w:val="en-GB"/>
        </w:rPr>
        <w:t xml:space="preserve"> 0.3</w:t>
      </w:r>
      <w:r w:rsidR="00624290" w:rsidRPr="00507769">
        <w:rPr>
          <w:rFonts w:ascii="Times New Roman" w:hAnsi="Times New Roman" w:cs="Times New Roman"/>
          <w:color w:val="000000"/>
          <w:sz w:val="24"/>
          <w:szCs w:val="24"/>
          <w:bdr w:val="none" w:sz="0" w:space="0" w:color="auto" w:frame="1"/>
          <w:lang w:val="en-GB"/>
        </w:rPr>
        <w:t>69</w:t>
      </w:r>
      <w:r w:rsidR="00800F97" w:rsidRPr="00507769">
        <w:rPr>
          <w:rFonts w:ascii="Times New Roman" w:hAnsi="Times New Roman" w:cs="Times New Roman"/>
          <w:color w:val="000000"/>
          <w:sz w:val="24"/>
          <w:szCs w:val="24"/>
          <w:bdr w:val="none" w:sz="0" w:space="0" w:color="auto" w:frame="1"/>
          <w:lang w:val="en-GB"/>
        </w:rPr>
        <w:t xml:space="preserve">), </w:t>
      </w:r>
      <w:bookmarkEnd w:id="6"/>
      <w:r w:rsidR="00800F97" w:rsidRPr="00507769">
        <w:rPr>
          <w:rFonts w:ascii="Times New Roman" w:hAnsi="Times New Roman" w:cs="Times New Roman"/>
          <w:color w:val="000000"/>
          <w:sz w:val="24"/>
          <w:szCs w:val="24"/>
          <w:bdr w:val="none" w:sz="0" w:space="0" w:color="auto" w:frame="1"/>
          <w:lang w:val="en-GB"/>
        </w:rPr>
        <w:t>with an</w:t>
      </w:r>
      <w:r w:rsidRPr="00507769">
        <w:rPr>
          <w:rFonts w:ascii="Times New Roman" w:hAnsi="Times New Roman" w:cs="Times New Roman"/>
          <w:color w:val="000000"/>
          <w:sz w:val="24"/>
          <w:szCs w:val="24"/>
          <w:bdr w:val="none" w:sz="0" w:space="0" w:color="auto" w:frame="1"/>
          <w:lang w:val="en-GB"/>
        </w:rPr>
        <w:t xml:space="preserve"> approximately</w:t>
      </w:r>
      <w:r w:rsidR="00800F97" w:rsidRPr="00507769">
        <w:rPr>
          <w:rFonts w:ascii="Times New Roman" w:hAnsi="Times New Roman" w:cs="Times New Roman"/>
          <w:color w:val="000000"/>
          <w:sz w:val="24"/>
          <w:szCs w:val="24"/>
          <w:bdr w:val="none" w:sz="0" w:space="0" w:color="auto" w:frame="1"/>
          <w:lang w:val="en-GB"/>
        </w:rPr>
        <w:t xml:space="preserve"> 11% decrease in dive duration for every 1</w:t>
      </w:r>
      <w:r w:rsidR="00800F97" w:rsidRPr="00507769">
        <w:rPr>
          <w:rFonts w:ascii="Times New Roman" w:hAnsi="Times New Roman" w:cs="Times New Roman"/>
          <w:iCs/>
          <w:sz w:val="24"/>
          <w:szCs w:val="24"/>
          <w:lang w:val="en-US"/>
        </w:rPr>
        <w:t xml:space="preserve">°C increase in test temperature. </w:t>
      </w:r>
      <w:r w:rsidR="00800F97" w:rsidRPr="00507769">
        <w:rPr>
          <w:rFonts w:ascii="Times New Roman" w:hAnsi="Times New Roman" w:cs="Times New Roman"/>
          <w:color w:val="000000"/>
          <w:sz w:val="24"/>
          <w:szCs w:val="24"/>
          <w:bdr w:val="none" w:sz="0" w:space="0" w:color="auto" w:frame="1"/>
          <w:lang w:val="en-GB"/>
        </w:rPr>
        <w:t>Within-species slopes and intercepts were also highly variable</w:t>
      </w:r>
      <w:r w:rsidR="00BA496F" w:rsidRPr="00507769">
        <w:rPr>
          <w:rFonts w:ascii="Times New Roman" w:hAnsi="Times New Roman" w:cs="Times New Roman"/>
          <w:color w:val="000000"/>
          <w:sz w:val="24"/>
          <w:szCs w:val="24"/>
          <w:bdr w:val="none" w:sz="0" w:space="0" w:color="auto" w:frame="1"/>
          <w:lang w:val="en-GB"/>
        </w:rPr>
        <w:t>,</w:t>
      </w:r>
      <w:r w:rsidR="00800F97" w:rsidRPr="00507769">
        <w:rPr>
          <w:rFonts w:ascii="Times New Roman" w:hAnsi="Times New Roman" w:cs="Times New Roman"/>
          <w:color w:val="000000"/>
          <w:sz w:val="24"/>
          <w:szCs w:val="24"/>
          <w:bdr w:val="none" w:sz="0" w:space="0" w:color="auto" w:frame="1"/>
          <w:lang w:val="en-GB"/>
        </w:rPr>
        <w:t xml:space="preserve"> suggesting the impact of temperature depends on species-specific responses (</w:t>
      </w:r>
      <w:r w:rsidR="00800F97" w:rsidRPr="00507769">
        <w:rPr>
          <w:rFonts w:ascii="Times New Roman" w:hAnsi="Times New Roman" w:cs="Times New Roman"/>
          <w:color w:val="000000"/>
          <w:sz w:val="24"/>
          <w:szCs w:val="24"/>
          <w:bdr w:val="none" w:sz="0" w:space="0" w:color="auto" w:frame="1"/>
          <w:lang w:val="en-GB"/>
        </w:rPr>
        <w:sym w:font="Symbol" w:char="F073"/>
      </w:r>
      <w:r w:rsidR="00800F97" w:rsidRPr="00507769">
        <w:rPr>
          <w:rFonts w:ascii="Times New Roman" w:hAnsi="Times New Roman" w:cs="Times New Roman"/>
          <w:color w:val="000000"/>
          <w:sz w:val="24"/>
          <w:szCs w:val="24"/>
          <w:bdr w:val="none" w:sz="0" w:space="0" w:color="auto" w:frame="1"/>
          <w:vertAlign w:val="superscript"/>
          <w:lang w:val="en-GB"/>
        </w:rPr>
        <w:t>2</w:t>
      </w:r>
      <w:r w:rsidR="00800F97" w:rsidRPr="00507769">
        <w:rPr>
          <w:rFonts w:ascii="Times New Roman" w:hAnsi="Times New Roman" w:cs="Times New Roman"/>
          <w:color w:val="000000"/>
          <w:sz w:val="24"/>
          <w:szCs w:val="24"/>
          <w:bdr w:val="none" w:sz="0" w:space="0" w:color="auto" w:frame="1"/>
          <w:vertAlign w:val="subscript"/>
          <w:lang w:val="en-GB"/>
        </w:rPr>
        <w:t>slope</w:t>
      </w:r>
      <w:r w:rsidR="00800F97" w:rsidRPr="00507769">
        <w:rPr>
          <w:rFonts w:ascii="Times New Roman" w:hAnsi="Times New Roman" w:cs="Times New Roman"/>
          <w:color w:val="000000"/>
          <w:sz w:val="24"/>
          <w:szCs w:val="24"/>
          <w:bdr w:val="none" w:sz="0" w:space="0" w:color="auto" w:frame="1"/>
          <w:lang w:val="en-GB"/>
        </w:rPr>
        <w:t xml:space="preserve"> = 0.18</w:t>
      </w:r>
      <w:r w:rsidR="00624290" w:rsidRPr="00507769">
        <w:rPr>
          <w:rFonts w:ascii="Times New Roman" w:hAnsi="Times New Roman" w:cs="Times New Roman"/>
          <w:color w:val="000000"/>
          <w:sz w:val="24"/>
          <w:szCs w:val="24"/>
          <w:bdr w:val="none" w:sz="0" w:space="0" w:color="auto" w:frame="1"/>
          <w:lang w:val="en-GB"/>
        </w:rPr>
        <w:t>3</w:t>
      </w:r>
      <w:r w:rsidR="00800F97" w:rsidRPr="00507769">
        <w:rPr>
          <w:rFonts w:ascii="Times New Roman" w:hAnsi="Times New Roman" w:cs="Times New Roman"/>
          <w:color w:val="000000"/>
          <w:sz w:val="24"/>
          <w:szCs w:val="24"/>
          <w:bdr w:val="none" w:sz="0" w:space="0" w:color="auto" w:frame="1"/>
          <w:lang w:val="en-GB"/>
        </w:rPr>
        <w:t>, 95% CI: 0.07</w:t>
      </w:r>
      <w:r w:rsidR="00624290" w:rsidRPr="00507769">
        <w:rPr>
          <w:rFonts w:ascii="Times New Roman" w:hAnsi="Times New Roman" w:cs="Times New Roman"/>
          <w:color w:val="000000"/>
          <w:sz w:val="24"/>
          <w:szCs w:val="24"/>
          <w:bdr w:val="none" w:sz="0" w:space="0" w:color="auto" w:frame="1"/>
          <w:lang w:val="en-GB"/>
        </w:rPr>
        <w:t>6</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0.3</w:t>
      </w:r>
      <w:r w:rsidR="00CC0BE3" w:rsidRPr="00507769">
        <w:rPr>
          <w:rFonts w:ascii="Times New Roman" w:hAnsi="Times New Roman" w:cs="Times New Roman"/>
          <w:color w:val="000000"/>
          <w:sz w:val="24"/>
          <w:szCs w:val="24"/>
          <w:bdr w:val="none" w:sz="0" w:space="0" w:color="auto" w:frame="1"/>
          <w:lang w:val="en-GB"/>
        </w:rPr>
        <w:t>3</w:t>
      </w:r>
      <w:r w:rsidR="00624290" w:rsidRPr="00507769">
        <w:rPr>
          <w:rFonts w:ascii="Times New Roman" w:hAnsi="Times New Roman" w:cs="Times New Roman"/>
          <w:color w:val="000000"/>
          <w:sz w:val="24"/>
          <w:szCs w:val="24"/>
          <w:bdr w:val="none" w:sz="0" w:space="0" w:color="auto" w:frame="1"/>
          <w:lang w:val="en-GB"/>
        </w:rPr>
        <w:t>4</w:t>
      </w:r>
      <w:r w:rsidR="00800F97"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sym w:font="Symbol" w:char="F073"/>
      </w:r>
      <w:r w:rsidR="00800F97" w:rsidRPr="00507769">
        <w:rPr>
          <w:rFonts w:ascii="Times New Roman" w:hAnsi="Times New Roman" w:cs="Times New Roman"/>
          <w:color w:val="000000"/>
          <w:sz w:val="24"/>
          <w:szCs w:val="24"/>
          <w:bdr w:val="none" w:sz="0" w:space="0" w:color="auto" w:frame="1"/>
          <w:vertAlign w:val="superscript"/>
          <w:lang w:val="en-GB"/>
        </w:rPr>
        <w:t>2</w:t>
      </w:r>
      <w:r w:rsidR="00800F97" w:rsidRPr="00507769">
        <w:rPr>
          <w:rFonts w:ascii="Times New Roman" w:hAnsi="Times New Roman" w:cs="Times New Roman"/>
          <w:color w:val="000000"/>
          <w:sz w:val="24"/>
          <w:szCs w:val="24"/>
          <w:bdr w:val="none" w:sz="0" w:space="0" w:color="auto" w:frame="1"/>
          <w:vertAlign w:val="subscript"/>
          <w:lang w:val="en-GB"/>
        </w:rPr>
        <w:t>Intercept</w:t>
      </w:r>
      <w:r w:rsidR="00800F97" w:rsidRPr="00507769">
        <w:rPr>
          <w:rFonts w:ascii="Times New Roman" w:hAnsi="Times New Roman" w:cs="Times New Roman"/>
          <w:color w:val="000000"/>
          <w:sz w:val="24"/>
          <w:szCs w:val="24"/>
          <w:bdr w:val="none" w:sz="0" w:space="0" w:color="auto" w:frame="1"/>
          <w:lang w:val="en-GB"/>
        </w:rPr>
        <w:t xml:space="preserve"> = 2.4</w:t>
      </w:r>
      <w:r w:rsidR="00624290" w:rsidRPr="00507769">
        <w:rPr>
          <w:rFonts w:ascii="Times New Roman" w:hAnsi="Times New Roman" w:cs="Times New Roman"/>
          <w:color w:val="000000"/>
          <w:sz w:val="24"/>
          <w:szCs w:val="24"/>
          <w:bdr w:val="none" w:sz="0" w:space="0" w:color="auto" w:frame="1"/>
          <w:lang w:val="en-GB"/>
        </w:rPr>
        <w:t>6</w:t>
      </w:r>
      <w:r w:rsidR="00800F97" w:rsidRPr="00507769">
        <w:rPr>
          <w:rFonts w:ascii="Times New Roman" w:hAnsi="Times New Roman" w:cs="Times New Roman"/>
          <w:color w:val="000000"/>
          <w:sz w:val="24"/>
          <w:szCs w:val="24"/>
          <w:bdr w:val="none" w:sz="0" w:space="0" w:color="auto" w:frame="1"/>
          <w:lang w:val="en-GB"/>
        </w:rPr>
        <w:t>, 95% CI = 0.</w:t>
      </w:r>
      <w:r w:rsidR="00CC0BE3" w:rsidRPr="00507769">
        <w:rPr>
          <w:rFonts w:ascii="Times New Roman" w:hAnsi="Times New Roman" w:cs="Times New Roman"/>
          <w:color w:val="000000"/>
          <w:sz w:val="24"/>
          <w:szCs w:val="24"/>
          <w:bdr w:val="none" w:sz="0" w:space="0" w:color="auto" w:frame="1"/>
          <w:lang w:val="en-GB"/>
        </w:rPr>
        <w:t>4</w:t>
      </w:r>
      <w:r w:rsidR="00624290" w:rsidRPr="00507769">
        <w:rPr>
          <w:rFonts w:ascii="Times New Roman" w:hAnsi="Times New Roman" w:cs="Times New Roman"/>
          <w:color w:val="000000"/>
          <w:sz w:val="24"/>
          <w:szCs w:val="24"/>
          <w:bdr w:val="none" w:sz="0" w:space="0" w:color="auto" w:frame="1"/>
          <w:lang w:val="en-GB"/>
        </w:rPr>
        <w:t>99</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5.</w:t>
      </w:r>
      <w:r w:rsidR="00624290" w:rsidRPr="00507769">
        <w:rPr>
          <w:rFonts w:ascii="Times New Roman" w:hAnsi="Times New Roman" w:cs="Times New Roman"/>
          <w:color w:val="000000"/>
          <w:sz w:val="24"/>
          <w:szCs w:val="24"/>
          <w:bdr w:val="none" w:sz="0" w:space="0" w:color="auto" w:frame="1"/>
          <w:lang w:val="en-GB"/>
        </w:rPr>
        <w:t>289</w:t>
      </w:r>
      <w:r w:rsidR="00800F97" w:rsidRPr="00507769">
        <w:rPr>
          <w:rFonts w:ascii="Times New Roman" w:hAnsi="Times New Roman" w:cs="Times New Roman"/>
          <w:color w:val="000000"/>
          <w:sz w:val="24"/>
          <w:szCs w:val="24"/>
          <w:bdr w:val="none" w:sz="0" w:space="0" w:color="auto" w:frame="1"/>
          <w:lang w:val="en-GB"/>
        </w:rPr>
        <w:t xml:space="preserve">). </w:t>
      </w:r>
      <w:r w:rsidR="00844493" w:rsidRPr="00507769">
        <w:rPr>
          <w:rFonts w:ascii="Times New Roman" w:hAnsi="Times New Roman" w:cs="Times New Roman"/>
          <w:iCs/>
          <w:sz w:val="24"/>
          <w:szCs w:val="24"/>
          <w:lang w:val="en-US"/>
        </w:rPr>
        <w:t>Effect size estimates for temperature increases of different magnitudes showed that a + 3°C, +</w:t>
      </w:r>
      <w:r w:rsidR="00A95BBA" w:rsidRPr="00507769">
        <w:rPr>
          <w:rFonts w:ascii="Times New Roman" w:hAnsi="Times New Roman" w:cs="Times New Roman"/>
          <w:iCs/>
          <w:sz w:val="24"/>
          <w:szCs w:val="24"/>
          <w:lang w:val="en-US"/>
        </w:rPr>
        <w:t> </w:t>
      </w:r>
      <w:r w:rsidR="00844493" w:rsidRPr="00507769">
        <w:rPr>
          <w:rFonts w:ascii="Times New Roman" w:hAnsi="Times New Roman" w:cs="Times New Roman"/>
          <w:iCs/>
          <w:sz w:val="24"/>
          <w:szCs w:val="24"/>
          <w:lang w:val="en-US"/>
        </w:rPr>
        <w:t>5</w:t>
      </w:r>
      <w:r w:rsidR="009B6371" w:rsidRPr="00507769">
        <w:rPr>
          <w:rFonts w:ascii="Times New Roman" w:hAnsi="Times New Roman" w:cs="Times New Roman"/>
          <w:iCs/>
          <w:sz w:val="24"/>
          <w:szCs w:val="24"/>
          <w:lang w:val="en-US"/>
        </w:rPr>
        <w:t xml:space="preserve"> – </w:t>
      </w:r>
      <w:r w:rsidR="00844493" w:rsidRPr="00507769">
        <w:rPr>
          <w:rFonts w:ascii="Times New Roman" w:hAnsi="Times New Roman" w:cs="Times New Roman"/>
          <w:iCs/>
          <w:sz w:val="24"/>
          <w:szCs w:val="24"/>
          <w:lang w:val="en-US"/>
        </w:rPr>
        <w:t>7°C, + 8</w:t>
      </w:r>
      <w:r w:rsidR="009B6371" w:rsidRPr="00507769">
        <w:rPr>
          <w:rFonts w:ascii="Times New Roman" w:hAnsi="Times New Roman" w:cs="Times New Roman"/>
          <w:iCs/>
          <w:sz w:val="24"/>
          <w:szCs w:val="24"/>
          <w:lang w:val="en-US"/>
        </w:rPr>
        <w:t xml:space="preserve"> – </w:t>
      </w:r>
      <w:r w:rsidR="00844493" w:rsidRPr="00507769">
        <w:rPr>
          <w:rFonts w:ascii="Times New Roman" w:hAnsi="Times New Roman" w:cs="Times New Roman"/>
          <w:iCs/>
          <w:sz w:val="24"/>
          <w:szCs w:val="24"/>
          <w:lang w:val="en-US"/>
        </w:rPr>
        <w:t>9°C and + ≥10°C reduce</w:t>
      </w:r>
      <w:r w:rsidR="0086468E" w:rsidRPr="00507769">
        <w:rPr>
          <w:rFonts w:ascii="Times New Roman" w:hAnsi="Times New Roman" w:cs="Times New Roman"/>
          <w:iCs/>
          <w:sz w:val="24"/>
          <w:szCs w:val="24"/>
          <w:lang w:val="en-US"/>
        </w:rPr>
        <w:t>d</w:t>
      </w:r>
      <w:r w:rsidR="00844493" w:rsidRPr="00507769">
        <w:rPr>
          <w:rFonts w:ascii="Times New Roman" w:hAnsi="Times New Roman" w:cs="Times New Roman"/>
          <w:iCs/>
          <w:sz w:val="24"/>
          <w:szCs w:val="24"/>
          <w:lang w:val="en-US"/>
        </w:rPr>
        <w:t xml:space="preserve"> mean dive durations by </w:t>
      </w:r>
      <w:r w:rsidR="00C67990" w:rsidRPr="00507769">
        <w:rPr>
          <w:rFonts w:ascii="Times New Roman" w:hAnsi="Times New Roman" w:cs="Times New Roman"/>
          <w:iCs/>
          <w:sz w:val="24"/>
          <w:szCs w:val="24"/>
          <w:lang w:val="en-US"/>
        </w:rPr>
        <w:t>23</w:t>
      </w:r>
      <w:r w:rsidR="00844493" w:rsidRPr="00507769">
        <w:rPr>
          <w:rFonts w:ascii="Times New Roman" w:hAnsi="Times New Roman" w:cs="Times New Roman"/>
          <w:iCs/>
          <w:sz w:val="24"/>
          <w:szCs w:val="24"/>
          <w:lang w:val="en-US"/>
        </w:rPr>
        <w:t xml:space="preserve">%, </w:t>
      </w:r>
      <w:r w:rsidR="00C67990" w:rsidRPr="00507769">
        <w:rPr>
          <w:rFonts w:ascii="Times New Roman" w:hAnsi="Times New Roman" w:cs="Times New Roman"/>
          <w:iCs/>
          <w:sz w:val="24"/>
          <w:szCs w:val="24"/>
          <w:lang w:val="en-US"/>
        </w:rPr>
        <w:t>51</w:t>
      </w:r>
      <w:r w:rsidR="00844493" w:rsidRPr="00507769">
        <w:rPr>
          <w:rFonts w:ascii="Times New Roman" w:hAnsi="Times New Roman" w:cs="Times New Roman"/>
          <w:iCs/>
          <w:sz w:val="24"/>
          <w:szCs w:val="24"/>
          <w:lang w:val="en-US"/>
        </w:rPr>
        <w:t>%, 6</w:t>
      </w:r>
      <w:r w:rsidR="00C67990" w:rsidRPr="00507769">
        <w:rPr>
          <w:rFonts w:ascii="Times New Roman" w:hAnsi="Times New Roman" w:cs="Times New Roman"/>
          <w:iCs/>
          <w:sz w:val="24"/>
          <w:szCs w:val="24"/>
          <w:lang w:val="en-US"/>
        </w:rPr>
        <w:t>7</w:t>
      </w:r>
      <w:r w:rsidR="00844493" w:rsidRPr="00507769">
        <w:rPr>
          <w:rFonts w:ascii="Times New Roman" w:hAnsi="Times New Roman" w:cs="Times New Roman"/>
          <w:iCs/>
          <w:sz w:val="24"/>
          <w:szCs w:val="24"/>
          <w:lang w:val="en-US"/>
        </w:rPr>
        <w:t xml:space="preserve">% and </w:t>
      </w:r>
      <w:r w:rsidR="00C67990" w:rsidRPr="00507769">
        <w:rPr>
          <w:rFonts w:ascii="Times New Roman" w:hAnsi="Times New Roman" w:cs="Times New Roman"/>
          <w:iCs/>
          <w:sz w:val="24"/>
          <w:szCs w:val="24"/>
          <w:lang w:val="en-US"/>
        </w:rPr>
        <w:t>75</w:t>
      </w:r>
      <w:r w:rsidR="00844493" w:rsidRPr="00507769">
        <w:rPr>
          <w:rFonts w:ascii="Times New Roman" w:hAnsi="Times New Roman" w:cs="Times New Roman"/>
          <w:iCs/>
          <w:sz w:val="24"/>
          <w:szCs w:val="24"/>
          <w:lang w:val="en-US"/>
        </w:rPr>
        <w:t>%, respectively</w:t>
      </w:r>
      <w:r w:rsidR="0086468E" w:rsidRPr="00507769">
        <w:rPr>
          <w:rFonts w:ascii="Times New Roman" w:hAnsi="Times New Roman" w:cs="Times New Roman"/>
          <w:iCs/>
          <w:sz w:val="24"/>
          <w:szCs w:val="24"/>
          <w:lang w:val="en-US"/>
        </w:rPr>
        <w:t xml:space="preserve"> (</w:t>
      </w:r>
      <w:r w:rsidR="00106ACC" w:rsidRPr="00507769">
        <w:rPr>
          <w:rFonts w:ascii="Times New Roman" w:hAnsi="Times New Roman" w:cs="Times New Roman"/>
          <w:iCs/>
          <w:sz w:val="24"/>
          <w:szCs w:val="24"/>
          <w:lang w:val="en-US"/>
        </w:rPr>
        <w:t xml:space="preserve">Fig. </w:t>
      </w:r>
      <w:r w:rsidR="007525B8">
        <w:rPr>
          <w:rFonts w:ascii="Times New Roman" w:hAnsi="Times New Roman" w:cs="Times New Roman"/>
          <w:iCs/>
          <w:sz w:val="24"/>
          <w:szCs w:val="24"/>
          <w:lang w:val="en-US"/>
        </w:rPr>
        <w:t>5</w:t>
      </w:r>
      <w:r w:rsidR="003B4D50">
        <w:rPr>
          <w:rFonts w:ascii="Times New Roman" w:hAnsi="Times New Roman" w:cs="Times New Roman"/>
          <w:iCs/>
          <w:sz w:val="24"/>
          <w:szCs w:val="24"/>
          <w:lang w:val="en-US"/>
        </w:rPr>
        <w:t>A</w:t>
      </w:r>
      <w:r w:rsidR="00106ACC" w:rsidRPr="00507769">
        <w:rPr>
          <w:rFonts w:ascii="Times New Roman" w:hAnsi="Times New Roman" w:cs="Times New Roman"/>
          <w:iCs/>
          <w:sz w:val="24"/>
          <w:szCs w:val="24"/>
          <w:lang w:val="en-US"/>
        </w:rPr>
        <w:t>).</w:t>
      </w:r>
      <w:r w:rsidR="00106ACC" w:rsidRPr="00507769">
        <w:rPr>
          <w:rFonts w:ascii="Times New Roman" w:hAnsi="Times New Roman" w:cs="Times New Roman"/>
          <w:sz w:val="24"/>
          <w:szCs w:val="24"/>
          <w:lang w:val="en-US"/>
        </w:rPr>
        <w:t xml:space="preserve"> </w:t>
      </w:r>
      <w:r w:rsidR="005A50AD" w:rsidRPr="00507769">
        <w:rPr>
          <w:rFonts w:ascii="Times New Roman" w:hAnsi="Times New Roman" w:cs="Times New Roman"/>
          <w:sz w:val="24"/>
          <w:szCs w:val="24"/>
          <w:lang w:val="en-US"/>
        </w:rPr>
        <w:t xml:space="preserve">In contrast, the </w:t>
      </w:r>
      <w:r w:rsidR="00106ACC" w:rsidRPr="00507769">
        <w:rPr>
          <w:rFonts w:ascii="Times New Roman" w:hAnsi="Times New Roman" w:cs="Times New Roman"/>
          <w:sz w:val="24"/>
          <w:szCs w:val="24"/>
          <w:lang w:val="en-US"/>
        </w:rPr>
        <w:t xml:space="preserve">magnitude of temperature increase </w:t>
      </w:r>
      <w:r w:rsidR="005A50AD" w:rsidRPr="00507769">
        <w:rPr>
          <w:rFonts w:ascii="Times New Roman" w:hAnsi="Times New Roman" w:cs="Times New Roman"/>
          <w:sz w:val="24"/>
          <w:szCs w:val="24"/>
          <w:lang w:val="en-US"/>
        </w:rPr>
        <w:t>did not have a</w:t>
      </w:r>
      <w:r w:rsidR="00106ACC" w:rsidRPr="00507769">
        <w:rPr>
          <w:rFonts w:ascii="Times New Roman" w:hAnsi="Times New Roman" w:cs="Times New Roman"/>
          <w:sz w:val="24"/>
          <w:szCs w:val="24"/>
          <w:lang w:val="en-US"/>
        </w:rPr>
        <w:t xml:space="preserve"> significant moderating effect on dive duration variability (</w:t>
      </w:r>
      <w:r w:rsidR="00106ACC" w:rsidRPr="00507769">
        <w:rPr>
          <w:rFonts w:ascii="Times New Roman" w:hAnsi="Times New Roman" w:cs="Times New Roman"/>
          <w:i/>
          <w:sz w:val="24"/>
          <w:szCs w:val="24"/>
          <w:lang w:val="en-US"/>
        </w:rPr>
        <w:t>ln</w:t>
      </w:r>
      <w:r w:rsidR="00106ACC" w:rsidRPr="00507769">
        <w:rPr>
          <w:rFonts w:ascii="Times New Roman" w:hAnsi="Times New Roman" w:cs="Times New Roman"/>
          <w:iCs/>
          <w:sz w:val="24"/>
          <w:szCs w:val="24"/>
          <w:lang w:val="en-US"/>
        </w:rPr>
        <w:t>CVR</w:t>
      </w:r>
      <w:r w:rsidR="00106ACC" w:rsidRPr="00507769">
        <w:rPr>
          <w:rFonts w:ascii="Times New Roman" w:hAnsi="Times New Roman" w:cs="Times New Roman"/>
          <w:sz w:val="24"/>
          <w:szCs w:val="24"/>
          <w:lang w:val="en-US"/>
        </w:rPr>
        <w:t>: 0.</w:t>
      </w:r>
      <w:r w:rsidR="00C7264B" w:rsidRPr="00507769">
        <w:rPr>
          <w:rFonts w:ascii="Times New Roman" w:hAnsi="Times New Roman" w:cs="Times New Roman"/>
          <w:sz w:val="24"/>
          <w:szCs w:val="24"/>
          <w:lang w:val="en-US"/>
        </w:rPr>
        <w:t>0</w:t>
      </w:r>
      <w:r w:rsidR="004633E3" w:rsidRPr="00507769">
        <w:rPr>
          <w:rFonts w:ascii="Times New Roman" w:hAnsi="Times New Roman" w:cs="Times New Roman"/>
          <w:sz w:val="24"/>
          <w:szCs w:val="24"/>
          <w:lang w:val="en-US"/>
        </w:rPr>
        <w:t>1</w:t>
      </w:r>
      <w:r w:rsidR="004F7C4E" w:rsidRPr="00507769">
        <w:rPr>
          <w:rFonts w:ascii="Times New Roman" w:hAnsi="Times New Roman" w:cs="Times New Roman"/>
          <w:sz w:val="24"/>
          <w:szCs w:val="24"/>
          <w:lang w:val="en-US"/>
        </w:rPr>
        <w:t>2</w:t>
      </w:r>
      <w:r w:rsidR="00106ACC" w:rsidRPr="00507769">
        <w:rPr>
          <w:rFonts w:ascii="Times New Roman" w:eastAsia="Times New Roman" w:hAnsi="Times New Roman" w:cs="Times New Roman"/>
          <w:color w:val="000000"/>
          <w:sz w:val="24"/>
          <w:szCs w:val="24"/>
          <w:bdr w:val="none" w:sz="0" w:space="0" w:color="auto" w:frame="1"/>
          <w:lang w:eastAsia="en-AU"/>
        </w:rPr>
        <w:t xml:space="preserve">, </w:t>
      </w:r>
      <w:r w:rsidR="001C3BD2" w:rsidRPr="00507769">
        <w:rPr>
          <w:rFonts w:ascii="Times New Roman" w:eastAsia="Times New Roman" w:hAnsi="Times New Roman" w:cs="Times New Roman"/>
          <w:color w:val="000000"/>
          <w:sz w:val="24"/>
          <w:szCs w:val="24"/>
          <w:bdr w:val="none" w:sz="0" w:space="0" w:color="auto" w:frame="1"/>
          <w:lang w:eastAsia="en-AU"/>
        </w:rPr>
        <w:t xml:space="preserve">95% </w:t>
      </w:r>
      <w:r w:rsidR="00106ACC" w:rsidRPr="00507769">
        <w:rPr>
          <w:rFonts w:ascii="Times New Roman" w:eastAsia="Times New Roman" w:hAnsi="Times New Roman" w:cs="Times New Roman"/>
          <w:color w:val="000000"/>
          <w:sz w:val="24"/>
          <w:szCs w:val="24"/>
          <w:bdr w:val="none" w:sz="0" w:space="0" w:color="auto" w:frame="1"/>
          <w:lang w:eastAsia="en-AU"/>
        </w:rPr>
        <w:t xml:space="preserve">CI: </w:t>
      </w:r>
      <w:r w:rsidR="00C7264B" w:rsidRPr="00507769">
        <w:rPr>
          <w:rFonts w:ascii="Times New Roman" w:eastAsia="Times New Roman" w:hAnsi="Times New Roman" w:cs="Times New Roman"/>
          <w:color w:val="000000"/>
          <w:sz w:val="24"/>
          <w:szCs w:val="24"/>
          <w:bdr w:val="none" w:sz="0" w:space="0" w:color="auto" w:frame="1"/>
          <w:lang w:eastAsia="en-AU"/>
        </w:rPr>
        <w:t>-0.</w:t>
      </w:r>
      <w:r w:rsidR="004633E3" w:rsidRPr="00507769">
        <w:rPr>
          <w:rFonts w:ascii="Times New Roman" w:eastAsia="Times New Roman" w:hAnsi="Times New Roman" w:cs="Times New Roman"/>
          <w:color w:val="000000"/>
          <w:sz w:val="24"/>
          <w:szCs w:val="24"/>
          <w:bdr w:val="none" w:sz="0" w:space="0" w:color="auto" w:frame="1"/>
          <w:lang w:eastAsia="en-AU"/>
        </w:rPr>
        <w:t>0</w:t>
      </w:r>
      <w:r w:rsidR="004F7C4E" w:rsidRPr="00507769">
        <w:rPr>
          <w:rFonts w:ascii="Times New Roman" w:eastAsia="Times New Roman" w:hAnsi="Times New Roman" w:cs="Times New Roman"/>
          <w:color w:val="000000"/>
          <w:sz w:val="24"/>
          <w:szCs w:val="24"/>
          <w:bdr w:val="none" w:sz="0" w:space="0" w:color="auto" w:frame="1"/>
          <w:lang w:eastAsia="en-AU"/>
        </w:rPr>
        <w:t>30</w:t>
      </w:r>
      <w:r w:rsidR="00106ACC" w:rsidRPr="00507769">
        <w:rPr>
          <w:rFonts w:ascii="Times New Roman" w:eastAsia="Times New Roman" w:hAnsi="Times New Roman" w:cs="Times New Roman"/>
          <w:color w:val="000000"/>
          <w:sz w:val="24"/>
          <w:szCs w:val="24"/>
          <w:bdr w:val="none" w:sz="0" w:space="0" w:color="auto" w:frame="1"/>
          <w:lang w:eastAsia="en-AU"/>
        </w:rPr>
        <w:t xml:space="preserve"> – 0.</w:t>
      </w:r>
      <w:r w:rsidR="00C7264B" w:rsidRPr="00507769">
        <w:rPr>
          <w:rFonts w:ascii="Times New Roman" w:eastAsia="Times New Roman" w:hAnsi="Times New Roman" w:cs="Times New Roman"/>
          <w:color w:val="000000"/>
          <w:sz w:val="24"/>
          <w:szCs w:val="24"/>
          <w:bdr w:val="none" w:sz="0" w:space="0" w:color="auto" w:frame="1"/>
          <w:lang w:eastAsia="en-AU"/>
        </w:rPr>
        <w:t>0</w:t>
      </w:r>
      <w:r w:rsidR="004633E3" w:rsidRPr="00507769">
        <w:rPr>
          <w:rFonts w:ascii="Times New Roman" w:eastAsia="Times New Roman" w:hAnsi="Times New Roman" w:cs="Times New Roman"/>
          <w:color w:val="000000"/>
          <w:sz w:val="24"/>
          <w:szCs w:val="24"/>
          <w:bdr w:val="none" w:sz="0" w:space="0" w:color="auto" w:frame="1"/>
          <w:lang w:eastAsia="en-AU"/>
        </w:rPr>
        <w:t>5</w:t>
      </w:r>
      <w:r w:rsidR="004F7C4E" w:rsidRPr="00507769">
        <w:rPr>
          <w:rFonts w:ascii="Times New Roman" w:eastAsia="Times New Roman" w:hAnsi="Times New Roman" w:cs="Times New Roman"/>
          <w:color w:val="000000"/>
          <w:sz w:val="24"/>
          <w:szCs w:val="24"/>
          <w:bdr w:val="none" w:sz="0" w:space="0" w:color="auto" w:frame="1"/>
          <w:lang w:eastAsia="en-AU"/>
        </w:rPr>
        <w:t>4</w:t>
      </w:r>
      <w:r w:rsidR="00137F5A" w:rsidRPr="00507769">
        <w:rPr>
          <w:rFonts w:ascii="Times New Roman" w:eastAsia="Times New Roman" w:hAnsi="Times New Roman" w:cs="Times New Roman"/>
          <w:color w:val="000000"/>
          <w:sz w:val="24"/>
          <w:szCs w:val="24"/>
          <w:bdr w:val="none" w:sz="0" w:space="0" w:color="auto" w:frame="1"/>
          <w:lang w:eastAsia="en-AU"/>
        </w:rPr>
        <w:t>; Fi</w:t>
      </w:r>
      <w:r w:rsidR="00CC0BE3" w:rsidRPr="00507769">
        <w:rPr>
          <w:rFonts w:ascii="Times New Roman" w:eastAsia="Times New Roman" w:hAnsi="Times New Roman" w:cs="Times New Roman"/>
          <w:color w:val="000000"/>
          <w:sz w:val="24"/>
          <w:szCs w:val="24"/>
          <w:bdr w:val="none" w:sz="0" w:space="0" w:color="auto" w:frame="1"/>
          <w:lang w:eastAsia="en-AU"/>
        </w:rPr>
        <w:t>g.</w:t>
      </w:r>
      <w:r w:rsidR="00137F5A" w:rsidRPr="00507769">
        <w:rPr>
          <w:rFonts w:ascii="Times New Roman" w:eastAsia="Times New Roman" w:hAnsi="Times New Roman" w:cs="Times New Roman"/>
          <w:color w:val="000000"/>
          <w:sz w:val="24"/>
          <w:szCs w:val="24"/>
          <w:bdr w:val="none" w:sz="0" w:space="0" w:color="auto" w:frame="1"/>
          <w:lang w:eastAsia="en-AU"/>
        </w:rPr>
        <w:t xml:space="preserve"> </w:t>
      </w:r>
      <w:r w:rsidR="007525B8">
        <w:rPr>
          <w:rFonts w:ascii="Times New Roman" w:eastAsia="Times New Roman" w:hAnsi="Times New Roman" w:cs="Times New Roman"/>
          <w:color w:val="000000"/>
          <w:sz w:val="24"/>
          <w:szCs w:val="24"/>
          <w:bdr w:val="none" w:sz="0" w:space="0" w:color="auto" w:frame="1"/>
          <w:lang w:eastAsia="en-AU"/>
        </w:rPr>
        <w:t>5</w:t>
      </w:r>
      <w:r w:rsidR="003B4D50">
        <w:rPr>
          <w:rFonts w:ascii="Times New Roman" w:eastAsia="Times New Roman" w:hAnsi="Times New Roman" w:cs="Times New Roman"/>
          <w:color w:val="000000"/>
          <w:sz w:val="24"/>
          <w:szCs w:val="24"/>
          <w:bdr w:val="none" w:sz="0" w:space="0" w:color="auto" w:frame="1"/>
          <w:lang w:eastAsia="en-AU"/>
        </w:rPr>
        <w:t>B</w:t>
      </w:r>
      <w:r w:rsidR="00106ACC" w:rsidRPr="00507769">
        <w:rPr>
          <w:rFonts w:ascii="Times New Roman" w:eastAsia="Times New Roman" w:hAnsi="Times New Roman" w:cs="Times New Roman"/>
          <w:color w:val="000000"/>
          <w:sz w:val="24"/>
          <w:szCs w:val="24"/>
          <w:bdr w:val="none" w:sz="0" w:space="0" w:color="auto" w:frame="1"/>
          <w:lang w:eastAsia="en-AU"/>
        </w:rPr>
        <w:t xml:space="preserve">). </w:t>
      </w:r>
      <w:r w:rsidR="0096348C" w:rsidRPr="00507769">
        <w:rPr>
          <w:rFonts w:ascii="Times New Roman" w:hAnsi="Times New Roman" w:cs="Times New Roman"/>
          <w:iCs/>
          <w:sz w:val="24"/>
          <w:szCs w:val="24"/>
          <w:lang w:val="en-US"/>
        </w:rPr>
        <w:t>A</w:t>
      </w:r>
      <w:r w:rsidR="0096348C" w:rsidRPr="00507769">
        <w:rPr>
          <w:rFonts w:ascii="Times New Roman" w:hAnsi="Times New Roman" w:cs="Times New Roman"/>
          <w:color w:val="000000"/>
          <w:sz w:val="24"/>
          <w:szCs w:val="24"/>
          <w:bdr w:val="none" w:sz="0" w:space="0" w:color="auto" w:frame="1"/>
          <w:lang w:val="en-GB"/>
        </w:rPr>
        <w:t>rm-based meta-analytic models also supported this finding suggesting a weak effect on variance (</w:t>
      </w:r>
      <w:r w:rsidR="0096348C" w:rsidRPr="00507769">
        <w:rPr>
          <w:rFonts w:ascii="Times New Roman" w:hAnsi="Times New Roman" w:cs="Times New Roman"/>
          <w:i/>
          <w:iCs/>
          <w:color w:val="000000"/>
          <w:sz w:val="24"/>
          <w:szCs w:val="24"/>
          <w:bdr w:val="none" w:sz="0" w:space="0" w:color="auto" w:frame="1"/>
          <w:lang w:val="en-GB"/>
        </w:rPr>
        <w:t>ln</w:t>
      </w:r>
      <w:r w:rsidR="0096348C" w:rsidRPr="00507769">
        <w:rPr>
          <w:rFonts w:ascii="Times New Roman" w:hAnsi="Times New Roman" w:cs="Times New Roman"/>
          <w:color w:val="000000"/>
          <w:sz w:val="24"/>
          <w:szCs w:val="24"/>
          <w:bdr w:val="none" w:sz="0" w:space="0" w:color="auto" w:frame="1"/>
          <w:lang w:val="en-GB"/>
        </w:rPr>
        <w:t>SD</w:t>
      </w:r>
      <w:r w:rsidR="009B6371" w:rsidRPr="00507769">
        <w:rPr>
          <w:rFonts w:ascii="Times New Roman" w:hAnsi="Times New Roman" w:cs="Times New Roman"/>
          <w:color w:val="000000"/>
          <w:sz w:val="24"/>
          <w:szCs w:val="24"/>
          <w:bdr w:val="none" w:sz="0" w:space="0" w:color="auto" w:frame="1"/>
          <w:lang w:val="en-GB"/>
        </w:rPr>
        <w:t>)</w:t>
      </w:r>
      <w:r w:rsidR="006B3528" w:rsidRPr="00507769">
        <w:rPr>
          <w:rFonts w:ascii="Times New Roman" w:hAnsi="Times New Roman" w:cs="Times New Roman"/>
          <w:color w:val="000000"/>
          <w:sz w:val="24"/>
          <w:szCs w:val="24"/>
          <w:bdr w:val="none" w:sz="0" w:space="0" w:color="auto" w:frame="1"/>
          <w:lang w:val="en-GB"/>
        </w:rPr>
        <w:t xml:space="preserve">, when controlling for the mean) </w:t>
      </w:r>
      <w:r w:rsidR="0096348C" w:rsidRPr="00507769">
        <w:rPr>
          <w:rFonts w:ascii="Times New Roman" w:hAnsi="Times New Roman" w:cs="Times New Roman"/>
          <w:color w:val="000000"/>
          <w:sz w:val="24"/>
          <w:szCs w:val="24"/>
          <w:bdr w:val="none" w:sz="0" w:space="0" w:color="auto" w:frame="1"/>
          <w:lang w:val="en-GB"/>
        </w:rPr>
        <w:t>with changes in temperature (</w:t>
      </w:r>
      <w:r w:rsidR="0096348C" w:rsidRPr="00507769">
        <w:rPr>
          <w:rStyle w:val="gd15mcfceub"/>
          <w:rFonts w:ascii="Times New Roman" w:hAnsi="Times New Roman" w:cs="Times New Roman"/>
          <w:color w:val="000000"/>
          <w:sz w:val="24"/>
          <w:szCs w:val="24"/>
          <w:bdr w:val="none" w:sz="0" w:space="0" w:color="auto" w:frame="1"/>
        </w:rPr>
        <w:t>T</w:t>
      </w:r>
      <w:r w:rsidR="0096348C" w:rsidRPr="00507769">
        <w:rPr>
          <w:rStyle w:val="gd15mcfceub"/>
          <w:rFonts w:ascii="Times New Roman" w:hAnsi="Times New Roman" w:cs="Times New Roman"/>
          <w:color w:val="000000"/>
          <w:sz w:val="24"/>
          <w:szCs w:val="24"/>
          <w:bdr w:val="none" w:sz="0" w:space="0" w:color="auto" w:frame="1"/>
          <w:vertAlign w:val="subscript"/>
        </w:rPr>
        <w:t>w</w:t>
      </w:r>
      <w:r w:rsidR="0096348C" w:rsidRPr="00507769">
        <w:rPr>
          <w:rStyle w:val="gd15mcfceub"/>
          <w:rFonts w:ascii="Times New Roman" w:hAnsi="Times New Roman" w:cs="Times New Roman"/>
          <w:color w:val="000000"/>
          <w:sz w:val="24"/>
          <w:szCs w:val="24"/>
          <w:bdr w:val="none" w:sz="0" w:space="0" w:color="auto" w:frame="1"/>
        </w:rPr>
        <w:t xml:space="preserve"> = </w:t>
      </w:r>
      <w:r w:rsidR="00244E1C" w:rsidRPr="00507769">
        <w:rPr>
          <w:rStyle w:val="gd15mcfceub"/>
          <w:rFonts w:ascii="Times New Roman" w:hAnsi="Times New Roman" w:cs="Times New Roman"/>
          <w:color w:val="000000"/>
          <w:sz w:val="24"/>
          <w:szCs w:val="24"/>
          <w:bdr w:val="none" w:sz="0" w:space="0" w:color="auto" w:frame="1"/>
        </w:rPr>
        <w:t>0.0</w:t>
      </w:r>
      <w:r w:rsidR="00FD4F4D" w:rsidRPr="00507769">
        <w:rPr>
          <w:rStyle w:val="gd15mcfceub"/>
          <w:rFonts w:ascii="Times New Roman" w:hAnsi="Times New Roman" w:cs="Times New Roman"/>
          <w:color w:val="000000"/>
          <w:sz w:val="24"/>
          <w:szCs w:val="24"/>
          <w:bdr w:val="none" w:sz="0" w:space="0" w:color="auto" w:frame="1"/>
        </w:rPr>
        <w:t>62</w:t>
      </w:r>
      <w:r w:rsidR="0096348C" w:rsidRPr="00507769">
        <w:rPr>
          <w:rStyle w:val="gd15mcfceub"/>
          <w:rFonts w:ascii="Times New Roman" w:hAnsi="Times New Roman" w:cs="Times New Roman"/>
          <w:color w:val="000000"/>
          <w:sz w:val="24"/>
          <w:szCs w:val="24"/>
          <w:bdr w:val="none" w:sz="0" w:space="0" w:color="auto" w:frame="1"/>
        </w:rPr>
        <w:t xml:space="preserve">, 95% CI: </w:t>
      </w:r>
      <w:r w:rsidR="00244E1C" w:rsidRPr="00507769">
        <w:rPr>
          <w:rFonts w:ascii="Times New Roman" w:hAnsi="Times New Roman" w:cs="Times New Roman"/>
          <w:color w:val="000000"/>
          <w:sz w:val="24"/>
          <w:szCs w:val="24"/>
          <w:bdr w:val="none" w:sz="0" w:space="0" w:color="auto" w:frame="1"/>
          <w:lang w:val="en-GB"/>
        </w:rPr>
        <w:t>-0.</w:t>
      </w:r>
      <w:r w:rsidR="00FD4F4D" w:rsidRPr="00507769">
        <w:rPr>
          <w:rFonts w:ascii="Times New Roman" w:hAnsi="Times New Roman" w:cs="Times New Roman"/>
          <w:color w:val="000000"/>
          <w:sz w:val="24"/>
          <w:szCs w:val="24"/>
          <w:bdr w:val="none" w:sz="0" w:space="0" w:color="auto" w:frame="1"/>
          <w:lang w:val="en-GB"/>
        </w:rPr>
        <w:t>643</w:t>
      </w:r>
      <w:r w:rsidR="0096348C" w:rsidRPr="00507769">
        <w:rPr>
          <w:rFonts w:ascii="Times New Roman" w:hAnsi="Times New Roman" w:cs="Times New Roman"/>
          <w:color w:val="000000"/>
          <w:sz w:val="24"/>
          <w:szCs w:val="24"/>
          <w:bdr w:val="none" w:sz="0" w:space="0" w:color="auto" w:frame="1"/>
          <w:lang w:val="en-GB"/>
        </w:rPr>
        <w:t xml:space="preserve"> </w:t>
      </w:r>
      <w:r w:rsidR="00C95D81" w:rsidRPr="00507769">
        <w:rPr>
          <w:rFonts w:ascii="Times New Roman" w:hAnsi="Times New Roman" w:cs="Times New Roman"/>
          <w:color w:val="000000"/>
          <w:sz w:val="24"/>
          <w:szCs w:val="24"/>
          <w:bdr w:val="none" w:sz="0" w:space="0" w:color="auto" w:frame="1"/>
          <w:lang w:val="en-GB"/>
        </w:rPr>
        <w:t xml:space="preserve">– </w:t>
      </w:r>
      <w:r w:rsidR="0096348C" w:rsidRPr="00507769">
        <w:rPr>
          <w:rFonts w:ascii="Times New Roman" w:hAnsi="Times New Roman" w:cs="Times New Roman"/>
          <w:color w:val="000000"/>
          <w:sz w:val="24"/>
          <w:szCs w:val="24"/>
          <w:bdr w:val="none" w:sz="0" w:space="0" w:color="auto" w:frame="1"/>
          <w:lang w:val="en-GB"/>
        </w:rPr>
        <w:t>0.5</w:t>
      </w:r>
      <w:r w:rsidR="00244E1C" w:rsidRPr="00507769">
        <w:rPr>
          <w:rFonts w:ascii="Times New Roman" w:hAnsi="Times New Roman" w:cs="Times New Roman"/>
          <w:color w:val="000000"/>
          <w:sz w:val="24"/>
          <w:szCs w:val="24"/>
          <w:bdr w:val="none" w:sz="0" w:space="0" w:color="auto" w:frame="1"/>
          <w:lang w:val="en-GB"/>
        </w:rPr>
        <w:t>5</w:t>
      </w:r>
      <w:r w:rsidR="00FD4F4D" w:rsidRPr="00507769">
        <w:rPr>
          <w:rFonts w:ascii="Times New Roman" w:hAnsi="Times New Roman" w:cs="Times New Roman"/>
          <w:color w:val="000000"/>
          <w:sz w:val="24"/>
          <w:szCs w:val="24"/>
          <w:bdr w:val="none" w:sz="0" w:space="0" w:color="auto" w:frame="1"/>
          <w:lang w:val="en-GB"/>
        </w:rPr>
        <w:t>3</w:t>
      </w:r>
      <w:r w:rsidR="0096348C" w:rsidRPr="00507769">
        <w:rPr>
          <w:rFonts w:ascii="Times New Roman" w:hAnsi="Times New Roman" w:cs="Times New Roman"/>
          <w:color w:val="000000"/>
          <w:sz w:val="24"/>
          <w:szCs w:val="24"/>
          <w:bdr w:val="none" w:sz="0" w:space="0" w:color="auto" w:frame="1"/>
          <w:lang w:val="en-GB"/>
        </w:rPr>
        <w:t xml:space="preserve">). </w:t>
      </w:r>
    </w:p>
    <w:p w14:paraId="1C3BA944" w14:textId="733E938D" w:rsidR="00166B01" w:rsidRDefault="00166B01" w:rsidP="00CA7277">
      <w:pPr>
        <w:jc w:val="both"/>
        <w:rPr>
          <w:rFonts w:ascii="Times New Roman" w:hAnsi="Times New Roman" w:cs="Times New Roman"/>
          <w:i/>
          <w:iCs/>
          <w:sz w:val="24"/>
          <w:szCs w:val="24"/>
          <w:lang w:val="en-US"/>
        </w:rPr>
      </w:pPr>
    </w:p>
    <w:p w14:paraId="42AF820E" w14:textId="77777777" w:rsidR="00B80675" w:rsidRPr="00507769" w:rsidRDefault="00B80675" w:rsidP="00CA7277">
      <w:pPr>
        <w:jc w:val="both"/>
        <w:rPr>
          <w:rFonts w:ascii="Times New Roman" w:hAnsi="Times New Roman" w:cs="Times New Roman"/>
          <w:i/>
          <w:iCs/>
          <w:sz w:val="24"/>
          <w:szCs w:val="24"/>
          <w:lang w:val="en-US"/>
        </w:rPr>
      </w:pPr>
    </w:p>
    <w:p w14:paraId="12F56F10" w14:textId="5546E7E9" w:rsidR="00B5718E" w:rsidRPr="00507769" w:rsidRDefault="007C3624" w:rsidP="00537412">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lastRenderedPageBreak/>
        <w:t xml:space="preserve">(iii) </w:t>
      </w:r>
      <w:r w:rsidR="00B5718E" w:rsidRPr="00507769">
        <w:rPr>
          <w:rFonts w:ascii="Times New Roman" w:hAnsi="Times New Roman" w:cs="Times New Roman"/>
          <w:i/>
          <w:iCs/>
          <w:sz w:val="24"/>
          <w:szCs w:val="24"/>
          <w:lang w:val="en-US"/>
        </w:rPr>
        <w:t>Are the effects of temperature on dive duration means and variability weaker in bimodal breathers compared to aerial breathers?</w:t>
      </w:r>
    </w:p>
    <w:p w14:paraId="4D755DA1" w14:textId="65DC85D5" w:rsidR="009A7ABA" w:rsidRPr="00507769" w:rsidRDefault="009A7ABA"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The effects of temperature on dive duration means were comparable between bimodal breathers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w:t>
      </w:r>
      <w:r w:rsidR="00D32B91"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825</w:t>
      </w:r>
      <w:r w:rsidRPr="00507769">
        <w:rPr>
          <w:rFonts w:ascii="Times New Roman" w:hAnsi="Times New Roman" w:cs="Times New Roman"/>
          <w:sz w:val="24"/>
          <w:szCs w:val="24"/>
          <w:lang w:val="en-US"/>
        </w:rPr>
        <w:t xml:space="preserve">, </w:t>
      </w:r>
      <w:r w:rsidR="001F46ED" w:rsidRPr="00507769">
        <w:rPr>
          <w:rFonts w:ascii="Times New Roman" w:hAnsi="Times New Roman" w:cs="Times New Roman"/>
          <w:sz w:val="24"/>
          <w:szCs w:val="24"/>
          <w:lang w:val="en-US"/>
        </w:rPr>
        <w:t xml:space="preserve">95% </w:t>
      </w:r>
      <w:r w:rsidRPr="00507769">
        <w:rPr>
          <w:rFonts w:ascii="Times New Roman" w:hAnsi="Times New Roman" w:cs="Times New Roman"/>
          <w:sz w:val="24"/>
          <w:szCs w:val="24"/>
          <w:lang w:val="en-US"/>
        </w:rPr>
        <w:t xml:space="preserve">CI: </w:t>
      </w:r>
      <w:r w:rsidR="007C0AF1" w:rsidRPr="00507769">
        <w:rPr>
          <w:rFonts w:ascii="Times New Roman" w:hAnsi="Times New Roman" w:cs="Times New Roman"/>
          <w:sz w:val="24"/>
          <w:szCs w:val="24"/>
          <w:lang w:val="en-US"/>
        </w:rPr>
        <w:t>-</w:t>
      </w:r>
      <w:r w:rsidR="004F7C4E" w:rsidRPr="00507769">
        <w:rPr>
          <w:rFonts w:ascii="Times New Roman" w:hAnsi="Times New Roman" w:cs="Times New Roman"/>
          <w:sz w:val="24"/>
          <w:szCs w:val="24"/>
          <w:lang w:val="en-US"/>
        </w:rPr>
        <w:t>2.071</w:t>
      </w:r>
      <w:r w:rsidR="000E2DEF" w:rsidRPr="00507769">
        <w:rPr>
          <w:rFonts w:ascii="Times New Roman" w:hAnsi="Times New Roman" w:cs="Times New Roman"/>
          <w:sz w:val="24"/>
          <w:szCs w:val="24"/>
          <w:lang w:val="en-US"/>
        </w:rPr>
        <w:t xml:space="preserve"> </w:t>
      </w:r>
      <w:r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0.</w:t>
      </w:r>
      <w:r w:rsidR="00C5732B" w:rsidRPr="00507769">
        <w:rPr>
          <w:rFonts w:ascii="Times New Roman" w:hAnsi="Times New Roman" w:cs="Times New Roman"/>
          <w:sz w:val="24"/>
          <w:szCs w:val="24"/>
          <w:lang w:val="en-US"/>
        </w:rPr>
        <w:t>4</w:t>
      </w:r>
      <w:r w:rsidR="004F7C4E" w:rsidRPr="00507769">
        <w:rPr>
          <w:rFonts w:ascii="Times New Roman" w:hAnsi="Times New Roman" w:cs="Times New Roman"/>
          <w:sz w:val="24"/>
          <w:szCs w:val="24"/>
          <w:lang w:val="en-US"/>
        </w:rPr>
        <w:t>22</w:t>
      </w:r>
      <w:r w:rsidRPr="00507769">
        <w:rPr>
          <w:rFonts w:ascii="Times New Roman" w:hAnsi="Times New Roman" w:cs="Times New Roman"/>
          <w:sz w:val="24"/>
          <w:szCs w:val="24"/>
          <w:lang w:val="en-US"/>
        </w:rPr>
        <w:t>) and aerial breathers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w:t>
      </w:r>
      <w:r w:rsidR="00D32B91"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579</w:t>
      </w:r>
      <w:r w:rsidRPr="00507769">
        <w:rPr>
          <w:rFonts w:ascii="Times New Roman" w:hAnsi="Times New Roman" w:cs="Times New Roman"/>
          <w:sz w:val="24"/>
          <w:szCs w:val="24"/>
          <w:lang w:val="en-US"/>
        </w:rPr>
        <w:t xml:space="preserve">, </w:t>
      </w:r>
      <w:r w:rsidR="00D32B91" w:rsidRPr="00507769">
        <w:rPr>
          <w:rFonts w:ascii="Times New Roman" w:hAnsi="Times New Roman" w:cs="Times New Roman"/>
          <w:sz w:val="24"/>
          <w:szCs w:val="24"/>
          <w:lang w:val="en-US"/>
        </w:rPr>
        <w:t>95%</w:t>
      </w:r>
      <w:r w:rsidRPr="00507769">
        <w:rPr>
          <w:rFonts w:ascii="Times New Roman" w:hAnsi="Times New Roman" w:cs="Times New Roman"/>
          <w:sz w:val="24"/>
          <w:szCs w:val="24"/>
          <w:lang w:val="en-US"/>
        </w:rPr>
        <w:t>CI:</w:t>
      </w:r>
      <w:bookmarkStart w:id="7" w:name="OLE_LINK5"/>
      <w:r w:rsidRPr="00507769">
        <w:rPr>
          <w:rFonts w:ascii="Times New Roman" w:hAnsi="Times New Roman" w:cs="Times New Roman"/>
          <w:sz w:val="24"/>
          <w:szCs w:val="24"/>
          <w:lang w:val="en-US"/>
        </w:rPr>
        <w:t> -</w:t>
      </w:r>
      <w:bookmarkEnd w:id="7"/>
      <w:r w:rsidR="00D32B91" w:rsidRPr="00507769">
        <w:rPr>
          <w:rFonts w:ascii="Times New Roman" w:hAnsi="Times New Roman" w:cs="Times New Roman"/>
          <w:sz w:val="24"/>
          <w:szCs w:val="24"/>
          <w:lang w:val="en-US"/>
        </w:rPr>
        <w:t>1</w:t>
      </w:r>
      <w:r w:rsidR="004F7C4E" w:rsidRPr="00507769">
        <w:rPr>
          <w:rFonts w:ascii="Times New Roman" w:hAnsi="Times New Roman" w:cs="Times New Roman"/>
          <w:sz w:val="24"/>
          <w:szCs w:val="24"/>
          <w:lang w:val="en-US"/>
        </w:rPr>
        <w:t>.852</w:t>
      </w:r>
      <w:r w:rsidR="000E2DEF" w:rsidRPr="00507769">
        <w:rPr>
          <w:rFonts w:ascii="Times New Roman" w:hAnsi="Times New Roman" w:cs="Times New Roman"/>
          <w:sz w:val="24"/>
          <w:szCs w:val="24"/>
          <w:lang w:val="en-US"/>
        </w:rPr>
        <w:t> </w:t>
      </w:r>
      <w:r w:rsidRPr="00507769">
        <w:rPr>
          <w:rFonts w:ascii="Times New Roman" w:hAnsi="Times New Roman" w:cs="Times New Roman"/>
          <w:sz w:val="24"/>
          <w:szCs w:val="24"/>
          <w:lang w:val="en-US"/>
        </w:rPr>
        <w:t xml:space="preserve">– </w:t>
      </w:r>
      <w:r w:rsidR="007C0AF1" w:rsidRPr="00507769">
        <w:rPr>
          <w:rFonts w:ascii="Times New Roman" w:hAnsi="Times New Roman" w:cs="Times New Roman"/>
          <w:sz w:val="24"/>
          <w:szCs w:val="24"/>
          <w:lang w:val="en-US"/>
        </w:rPr>
        <w:t>0.</w:t>
      </w:r>
      <w:r w:rsidR="00C5732B" w:rsidRPr="00507769">
        <w:rPr>
          <w:rFonts w:ascii="Times New Roman" w:hAnsi="Times New Roman" w:cs="Times New Roman"/>
          <w:sz w:val="24"/>
          <w:szCs w:val="24"/>
          <w:lang w:val="en-US"/>
        </w:rPr>
        <w:t>6</w:t>
      </w:r>
      <w:r w:rsidR="004F7C4E" w:rsidRPr="00507769">
        <w:rPr>
          <w:rFonts w:ascii="Times New Roman" w:hAnsi="Times New Roman" w:cs="Times New Roman"/>
          <w:sz w:val="24"/>
          <w:szCs w:val="24"/>
          <w:lang w:val="en-US"/>
        </w:rPr>
        <w:t>95</w:t>
      </w:r>
      <w:r w:rsidRPr="00507769">
        <w:rPr>
          <w:rFonts w:ascii="Times New Roman" w:hAnsi="Times New Roman" w:cs="Times New Roman"/>
          <w:sz w:val="24"/>
          <w:szCs w:val="24"/>
          <w:lang w:val="en-US"/>
        </w:rPr>
        <w:t xml:space="preserve">; Fig. </w:t>
      </w:r>
      <w:r w:rsidR="007525B8">
        <w:rPr>
          <w:rFonts w:ascii="Times New Roman" w:hAnsi="Times New Roman" w:cs="Times New Roman"/>
          <w:sz w:val="24"/>
          <w:szCs w:val="24"/>
          <w:lang w:val="en-US"/>
        </w:rPr>
        <w:t>6</w:t>
      </w:r>
      <w:r w:rsidRPr="00507769">
        <w:rPr>
          <w:rFonts w:ascii="Times New Roman" w:hAnsi="Times New Roman" w:cs="Times New Roman"/>
          <w:sz w:val="24"/>
          <w:szCs w:val="24"/>
          <w:lang w:val="en-US"/>
        </w:rPr>
        <w:t>A)</w:t>
      </w:r>
      <w:r w:rsidR="000E2DEF" w:rsidRPr="00507769">
        <w:rPr>
          <w:rFonts w:ascii="Times New Roman" w:hAnsi="Times New Roman" w:cs="Times New Roman"/>
          <w:sz w:val="24"/>
          <w:szCs w:val="24"/>
          <w:lang w:val="en-US"/>
        </w:rPr>
        <w:t xml:space="preserve"> when controlling for temperature differences</w:t>
      </w:r>
      <w:r w:rsidR="00334A88"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average temperature between groups</w:t>
      </w:r>
      <w:r w:rsidR="008711F9">
        <w:rPr>
          <w:rFonts w:ascii="Times New Roman" w:hAnsi="Times New Roman" w:cs="Times New Roman"/>
          <w:sz w:val="24"/>
          <w:szCs w:val="24"/>
          <w:lang w:val="en-US"/>
        </w:rPr>
        <w:t>,</w:t>
      </w:r>
      <w:r w:rsidR="00334A88" w:rsidRPr="00507769">
        <w:rPr>
          <w:rFonts w:ascii="Times New Roman" w:hAnsi="Times New Roman" w:cs="Times New Roman"/>
          <w:sz w:val="24"/>
          <w:szCs w:val="24"/>
          <w:lang w:val="en-US"/>
        </w:rPr>
        <w:t xml:space="preserve"> and body mass differences</w:t>
      </w:r>
      <w:r w:rsidRPr="00507769">
        <w:rPr>
          <w:rFonts w:ascii="Times New Roman" w:hAnsi="Times New Roman" w:cs="Times New Roman"/>
          <w:sz w:val="24"/>
          <w:szCs w:val="24"/>
          <w:lang w:val="en-US"/>
        </w:rPr>
        <w:t>.</w:t>
      </w:r>
      <w:r w:rsidR="000E2DEF" w:rsidRPr="00507769">
        <w:rPr>
          <w:rFonts w:ascii="Times New Roman" w:hAnsi="Times New Roman" w:cs="Times New Roman"/>
          <w:sz w:val="24"/>
          <w:szCs w:val="24"/>
          <w:lang w:val="en-US"/>
        </w:rPr>
        <w:t xml:space="preserve"> No significant difference between these groups was detectable (</w:t>
      </w:r>
      <w:r w:rsidR="00906350" w:rsidRPr="00507769">
        <w:rPr>
          <w:rFonts w:ascii="Times New Roman" w:hAnsi="Times New Roman" w:cs="Times New Roman"/>
          <w:sz w:val="24"/>
          <w:szCs w:val="24"/>
          <w:lang w:val="en-US"/>
        </w:rPr>
        <w:t xml:space="preserve">Contrast-based models: </w:t>
      </w:r>
      <w:r w:rsidR="000E2DEF"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246</w:t>
      </w:r>
      <w:r w:rsidR="000E2DEF" w:rsidRPr="00507769">
        <w:rPr>
          <w:rFonts w:ascii="Times New Roman" w:hAnsi="Times New Roman" w:cs="Times New Roman"/>
          <w:sz w:val="24"/>
          <w:szCs w:val="24"/>
          <w:lang w:val="en-US"/>
        </w:rPr>
        <w:t>, 95% CI: -</w:t>
      </w:r>
      <w:r w:rsidR="004F7C4E" w:rsidRPr="00507769">
        <w:rPr>
          <w:rFonts w:ascii="Times New Roman" w:hAnsi="Times New Roman" w:cs="Times New Roman"/>
          <w:sz w:val="24"/>
          <w:szCs w:val="24"/>
          <w:lang w:val="en-US"/>
        </w:rPr>
        <w:t>1.066</w:t>
      </w:r>
      <w:r w:rsidR="00393290"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w:t>
      </w:r>
      <w:r w:rsidR="00393290"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574</w:t>
      </w:r>
      <w:r w:rsidR="000E2DEF" w:rsidRPr="00507769">
        <w:rPr>
          <w:rFonts w:ascii="Times New Roman" w:hAnsi="Times New Roman" w:cs="Times New Roman"/>
          <w:sz w:val="24"/>
          <w:szCs w:val="24"/>
          <w:lang w:val="en-US"/>
        </w:rPr>
        <w:t xml:space="preserve">; </w:t>
      </w:r>
      <w:r w:rsidR="00906350" w:rsidRPr="00507769">
        <w:rPr>
          <w:rFonts w:ascii="Times New Roman" w:hAnsi="Times New Roman" w:cs="Times New Roman"/>
          <w:sz w:val="24"/>
          <w:szCs w:val="24"/>
          <w:lang w:val="en-US"/>
        </w:rPr>
        <w:t>Arm-based</w:t>
      </w:r>
      <w:r w:rsidR="000E2DEF" w:rsidRPr="00507769">
        <w:rPr>
          <w:rFonts w:ascii="Times New Roman" w:hAnsi="Times New Roman" w:cs="Times New Roman"/>
          <w:sz w:val="24"/>
          <w:szCs w:val="24"/>
          <w:lang w:val="en-US"/>
        </w:rPr>
        <w:t xml:space="preserve"> model</w:t>
      </w:r>
      <w:r w:rsidR="00906350" w:rsidRPr="00507769">
        <w:rPr>
          <w:rFonts w:ascii="Times New Roman" w:hAnsi="Times New Roman" w:cs="Times New Roman"/>
          <w:sz w:val="24"/>
          <w:szCs w:val="24"/>
          <w:lang w:val="en-US"/>
        </w:rPr>
        <w:t>s: -</w:t>
      </w:r>
      <w:bookmarkStart w:id="8" w:name="OLE_LINK10"/>
      <w:r w:rsidR="00FD4F4D" w:rsidRPr="00507769">
        <w:rPr>
          <w:rFonts w:ascii="Times New Roman" w:hAnsi="Times New Roman" w:cs="Times New Roman"/>
          <w:sz w:val="24"/>
          <w:szCs w:val="24"/>
          <w:lang w:val="en-US"/>
        </w:rPr>
        <w:t> </w:t>
      </w:r>
      <w:r w:rsidR="00906350" w:rsidRPr="00507769">
        <w:rPr>
          <w:rFonts w:ascii="Times New Roman" w:hAnsi="Times New Roman" w:cs="Times New Roman"/>
          <w:sz w:val="24"/>
          <w:szCs w:val="24"/>
          <w:lang w:val="en-US"/>
        </w:rPr>
        <w:t>0.</w:t>
      </w:r>
      <w:r w:rsidR="00CC0BE3" w:rsidRPr="00507769">
        <w:rPr>
          <w:rFonts w:ascii="Times New Roman" w:hAnsi="Times New Roman" w:cs="Times New Roman"/>
          <w:sz w:val="24"/>
          <w:szCs w:val="24"/>
          <w:lang w:val="en-US"/>
        </w:rPr>
        <w:t>7</w:t>
      </w:r>
      <w:bookmarkEnd w:id="8"/>
      <w:r w:rsidR="00FD4F4D" w:rsidRPr="00507769">
        <w:rPr>
          <w:rFonts w:ascii="Times New Roman" w:hAnsi="Times New Roman" w:cs="Times New Roman"/>
          <w:sz w:val="24"/>
          <w:szCs w:val="24"/>
          <w:lang w:val="en-US"/>
        </w:rPr>
        <w:t>08</w:t>
      </w:r>
      <w:r w:rsidR="00906350" w:rsidRPr="00507769">
        <w:rPr>
          <w:rFonts w:ascii="Times New Roman" w:hAnsi="Times New Roman" w:cs="Times New Roman"/>
          <w:sz w:val="24"/>
          <w:szCs w:val="24"/>
          <w:lang w:val="en-US"/>
        </w:rPr>
        <w:t>, 95% CI: -2.</w:t>
      </w:r>
      <w:r w:rsidR="00FD4F4D" w:rsidRPr="00507769">
        <w:rPr>
          <w:rFonts w:ascii="Times New Roman" w:hAnsi="Times New Roman" w:cs="Times New Roman"/>
          <w:sz w:val="24"/>
          <w:szCs w:val="24"/>
          <w:lang w:val="en-US"/>
        </w:rPr>
        <w:t>069</w:t>
      </w:r>
      <w:r w:rsidR="009F3F03" w:rsidRPr="00507769">
        <w:rPr>
          <w:rFonts w:ascii="Times New Roman" w:hAnsi="Times New Roman" w:cs="Times New Roman"/>
          <w:sz w:val="24"/>
          <w:szCs w:val="24"/>
          <w:lang w:val="en-US"/>
        </w:rPr>
        <w:t xml:space="preserve"> </w:t>
      </w:r>
      <w:r w:rsidR="00906350" w:rsidRPr="00507769">
        <w:rPr>
          <w:rFonts w:ascii="Times New Roman" w:hAnsi="Times New Roman" w:cs="Times New Roman"/>
          <w:sz w:val="24"/>
          <w:szCs w:val="24"/>
          <w:lang w:val="en-US"/>
        </w:rPr>
        <w:t>–</w:t>
      </w:r>
      <w:r w:rsidR="009F3F03" w:rsidRPr="00507769">
        <w:rPr>
          <w:rFonts w:ascii="Times New Roman" w:hAnsi="Times New Roman" w:cs="Times New Roman"/>
          <w:sz w:val="24"/>
          <w:szCs w:val="24"/>
          <w:lang w:val="en-US"/>
        </w:rPr>
        <w:t xml:space="preserve"> </w:t>
      </w:r>
      <w:r w:rsidR="00CC0BE3" w:rsidRPr="00507769">
        <w:rPr>
          <w:rFonts w:ascii="Times New Roman" w:hAnsi="Times New Roman" w:cs="Times New Roman"/>
          <w:sz w:val="24"/>
          <w:szCs w:val="24"/>
          <w:lang w:val="en-US"/>
        </w:rPr>
        <w:t>0.</w:t>
      </w:r>
      <w:r w:rsidR="00FD4F4D" w:rsidRPr="00507769">
        <w:rPr>
          <w:rFonts w:ascii="Times New Roman" w:hAnsi="Times New Roman" w:cs="Times New Roman"/>
          <w:sz w:val="24"/>
          <w:szCs w:val="24"/>
          <w:lang w:val="en-US"/>
        </w:rPr>
        <w:t>842)</w:t>
      </w:r>
      <w:r w:rsidR="000E2DEF"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 </w:t>
      </w:r>
      <w:r w:rsidR="000E517A" w:rsidRPr="00507769">
        <w:rPr>
          <w:rFonts w:ascii="Times New Roman" w:eastAsia="Calibri" w:hAnsi="Times New Roman" w:cs="Times New Roman"/>
          <w:sz w:val="24"/>
          <w:szCs w:val="24"/>
        </w:rPr>
        <w:t xml:space="preserve">Acute increases in temperature </w:t>
      </w:r>
      <w:r w:rsidR="000A541B" w:rsidRPr="00507769">
        <w:rPr>
          <w:rFonts w:ascii="Times New Roman" w:eastAsia="Calibri" w:hAnsi="Times New Roman" w:cs="Times New Roman"/>
          <w:sz w:val="24"/>
          <w:szCs w:val="24"/>
        </w:rPr>
        <w:t xml:space="preserve">had a tendency (although not significantly so) to </w:t>
      </w:r>
      <w:r w:rsidR="004633E3" w:rsidRPr="00507769">
        <w:rPr>
          <w:rFonts w:ascii="Times New Roman" w:eastAsia="Calibri" w:hAnsi="Times New Roman" w:cs="Times New Roman"/>
          <w:sz w:val="24"/>
          <w:szCs w:val="24"/>
        </w:rPr>
        <w:t>in</w:t>
      </w:r>
      <w:r w:rsidR="000E517A" w:rsidRPr="00507769">
        <w:rPr>
          <w:rFonts w:ascii="Times New Roman" w:eastAsia="Calibri" w:hAnsi="Times New Roman" w:cs="Times New Roman"/>
          <w:sz w:val="24"/>
          <w:szCs w:val="24"/>
        </w:rPr>
        <w:t>crease dive duration variability by similar magnitudes in both bimodal breathers (</w:t>
      </w:r>
      <w:r w:rsidR="000E517A" w:rsidRPr="00507769">
        <w:rPr>
          <w:rFonts w:ascii="Times New Roman" w:eastAsia="Calibri" w:hAnsi="Times New Roman" w:cs="Times New Roman"/>
          <w:i/>
          <w:iCs/>
          <w:sz w:val="24"/>
          <w:szCs w:val="24"/>
        </w:rPr>
        <w:t>ln</w:t>
      </w:r>
      <w:r w:rsidR="000E517A" w:rsidRPr="00507769">
        <w:rPr>
          <w:rFonts w:ascii="Times New Roman" w:eastAsia="Calibri" w:hAnsi="Times New Roman" w:cs="Times New Roman"/>
          <w:sz w:val="24"/>
          <w:szCs w:val="24"/>
        </w:rPr>
        <w:t xml:space="preserve">CVR </w:t>
      </w:r>
      <w:r w:rsidR="004633E3"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423</w:t>
      </w:r>
      <w:r w:rsidR="000E517A" w:rsidRPr="00507769">
        <w:rPr>
          <w:rFonts w:ascii="Times New Roman" w:hAnsi="Times New Roman" w:cs="Times New Roman"/>
          <w:sz w:val="24"/>
          <w:szCs w:val="24"/>
          <w:lang w:val="en-US"/>
        </w:rPr>
        <w:t xml:space="preserve">, </w:t>
      </w:r>
      <w:r w:rsidR="00C40FBE" w:rsidRPr="00507769">
        <w:rPr>
          <w:rFonts w:ascii="Times New Roman" w:hAnsi="Times New Roman" w:cs="Times New Roman"/>
          <w:sz w:val="24"/>
          <w:szCs w:val="24"/>
          <w:lang w:val="en-US"/>
        </w:rPr>
        <w:t xml:space="preserve">95% </w:t>
      </w:r>
      <w:r w:rsidR="000E517A" w:rsidRPr="00507769">
        <w:rPr>
          <w:rFonts w:ascii="Times New Roman" w:hAnsi="Times New Roman" w:cs="Times New Roman"/>
          <w:sz w:val="24"/>
          <w:szCs w:val="24"/>
          <w:lang w:val="en-US"/>
        </w:rPr>
        <w:t xml:space="preserve">CI: </w:t>
      </w:r>
      <w:bookmarkStart w:id="9" w:name="OLE_LINK29"/>
      <w:r w:rsidR="004F7C4E" w:rsidRPr="00507769">
        <w:rPr>
          <w:rFonts w:ascii="Times New Roman" w:hAnsi="Times New Roman" w:cs="Times New Roman"/>
          <w:sz w:val="24"/>
          <w:szCs w:val="24"/>
          <w:lang w:val="en-US"/>
        </w:rPr>
        <w:t>-0.703</w:t>
      </w:r>
      <w:r w:rsidR="000E517A" w:rsidRPr="00507769">
        <w:rPr>
          <w:rFonts w:ascii="Times New Roman" w:hAnsi="Times New Roman" w:cs="Times New Roman"/>
          <w:sz w:val="24"/>
          <w:szCs w:val="24"/>
          <w:lang w:val="en-US"/>
        </w:rPr>
        <w:t xml:space="preserve"> </w:t>
      </w:r>
      <w:bookmarkEnd w:id="9"/>
      <w:r w:rsidR="00166B01" w:rsidRPr="00507769">
        <w:rPr>
          <w:rFonts w:ascii="Times New Roman" w:hAnsi="Times New Roman" w:cs="Times New Roman"/>
          <w:sz w:val="24"/>
          <w:szCs w:val="24"/>
          <w:lang w:val="en-US"/>
        </w:rPr>
        <w:t>–</w:t>
      </w:r>
      <w:r w:rsidR="000E517A" w:rsidRPr="00507769">
        <w:rPr>
          <w:rFonts w:ascii="Times New Roman" w:hAnsi="Times New Roman" w:cs="Times New Roman"/>
          <w:sz w:val="24"/>
          <w:szCs w:val="24"/>
          <w:lang w:val="en-US"/>
        </w:rPr>
        <w:t xml:space="preserve"> </w:t>
      </w:r>
      <w:bookmarkStart w:id="10" w:name="OLE_LINK30"/>
      <w:r w:rsidR="000E517A" w:rsidRPr="00507769">
        <w:rPr>
          <w:rFonts w:ascii="Times New Roman" w:hAnsi="Times New Roman" w:cs="Times New Roman"/>
          <w:sz w:val="24"/>
          <w:szCs w:val="24"/>
          <w:lang w:val="en-US"/>
        </w:rPr>
        <w:t>1.</w:t>
      </w:r>
      <w:bookmarkEnd w:id="10"/>
      <w:r w:rsidR="004F7C4E" w:rsidRPr="00507769">
        <w:rPr>
          <w:rFonts w:ascii="Times New Roman" w:hAnsi="Times New Roman" w:cs="Times New Roman"/>
          <w:sz w:val="24"/>
          <w:szCs w:val="24"/>
          <w:lang w:val="en-US"/>
        </w:rPr>
        <w:t>5</w:t>
      </w:r>
      <w:r w:rsidR="000F18D8" w:rsidRPr="00507769">
        <w:rPr>
          <w:rFonts w:ascii="Times New Roman" w:hAnsi="Times New Roman" w:cs="Times New Roman"/>
          <w:sz w:val="24"/>
          <w:szCs w:val="24"/>
          <w:lang w:val="en-US"/>
        </w:rPr>
        <w:t>50</w:t>
      </w:r>
      <w:r w:rsidR="000E517A" w:rsidRPr="00507769">
        <w:rPr>
          <w:rFonts w:ascii="Times New Roman" w:hAnsi="Times New Roman" w:cs="Times New Roman"/>
          <w:sz w:val="24"/>
          <w:szCs w:val="24"/>
          <w:lang w:val="en-US"/>
        </w:rPr>
        <w:t>) and aerial breathers (</w:t>
      </w:r>
      <w:bookmarkStart w:id="11" w:name="OLE_LINK25"/>
      <w:r w:rsidR="000E517A" w:rsidRPr="00507769">
        <w:rPr>
          <w:rFonts w:ascii="Times New Roman" w:eastAsia="Calibri" w:hAnsi="Times New Roman" w:cs="Times New Roman"/>
          <w:i/>
          <w:iCs/>
          <w:sz w:val="24"/>
          <w:szCs w:val="24"/>
        </w:rPr>
        <w:t>ln</w:t>
      </w:r>
      <w:r w:rsidR="000E517A" w:rsidRPr="00507769">
        <w:rPr>
          <w:rFonts w:ascii="Times New Roman" w:eastAsia="Calibri" w:hAnsi="Times New Roman" w:cs="Times New Roman"/>
          <w:sz w:val="24"/>
          <w:szCs w:val="24"/>
        </w:rPr>
        <w:t>CVR</w:t>
      </w:r>
      <w:r w:rsidR="000E517A" w:rsidRPr="00507769">
        <w:rPr>
          <w:rFonts w:ascii="Times New Roman" w:hAnsi="Times New Roman" w:cs="Times New Roman"/>
          <w:sz w:val="24"/>
          <w:szCs w:val="24"/>
          <w:lang w:val="en-US"/>
        </w:rPr>
        <w:t xml:space="preserve"> </w:t>
      </w:r>
      <w:r w:rsidR="00193E31" w:rsidRPr="00507769">
        <w:rPr>
          <w:rFonts w:ascii="Times New Roman" w:hAnsi="Times New Roman" w:cs="Times New Roman"/>
          <w:sz w:val="24"/>
          <w:szCs w:val="24"/>
          <w:lang w:val="en-US"/>
        </w:rPr>
        <w:t>0.</w:t>
      </w:r>
      <w:r w:rsidR="000F18D8" w:rsidRPr="00507769">
        <w:rPr>
          <w:rFonts w:ascii="Times New Roman" w:hAnsi="Times New Roman" w:cs="Times New Roman"/>
          <w:sz w:val="24"/>
          <w:szCs w:val="24"/>
          <w:lang w:val="en-US"/>
        </w:rPr>
        <w:t>797</w:t>
      </w:r>
      <w:r w:rsidR="008F12A6" w:rsidRPr="00507769">
        <w:rPr>
          <w:rFonts w:ascii="Times New Roman" w:hAnsi="Times New Roman" w:cs="Times New Roman"/>
          <w:sz w:val="24"/>
          <w:szCs w:val="24"/>
          <w:lang w:val="en-US"/>
        </w:rPr>
        <w:t xml:space="preserve">, </w:t>
      </w:r>
      <w:r w:rsidR="00C40FBE" w:rsidRPr="00507769">
        <w:rPr>
          <w:rFonts w:ascii="Times New Roman" w:hAnsi="Times New Roman" w:cs="Times New Roman"/>
          <w:sz w:val="24"/>
          <w:szCs w:val="24"/>
          <w:lang w:val="en-US"/>
        </w:rPr>
        <w:t xml:space="preserve">95% </w:t>
      </w:r>
      <w:r w:rsidR="008F12A6" w:rsidRPr="00507769">
        <w:rPr>
          <w:rFonts w:ascii="Times New Roman" w:hAnsi="Times New Roman" w:cs="Times New Roman"/>
          <w:sz w:val="24"/>
          <w:szCs w:val="24"/>
          <w:lang w:val="en-US"/>
        </w:rPr>
        <w:t>CI: -0.</w:t>
      </w:r>
      <w:r w:rsidR="000F18D8" w:rsidRPr="00507769">
        <w:rPr>
          <w:rFonts w:ascii="Times New Roman" w:hAnsi="Times New Roman" w:cs="Times New Roman"/>
          <w:sz w:val="24"/>
          <w:szCs w:val="24"/>
          <w:lang w:val="en-US"/>
        </w:rPr>
        <w:t>323</w:t>
      </w:r>
      <w:r w:rsidR="008F12A6" w:rsidRPr="00507769">
        <w:rPr>
          <w:rFonts w:ascii="Times New Roman" w:hAnsi="Times New Roman" w:cs="Times New Roman"/>
          <w:sz w:val="24"/>
          <w:szCs w:val="24"/>
          <w:lang w:val="en-US"/>
        </w:rPr>
        <w:t xml:space="preserve"> – </w:t>
      </w:r>
      <w:bookmarkEnd w:id="11"/>
      <w:r w:rsidR="004633E3" w:rsidRPr="00507769">
        <w:rPr>
          <w:rFonts w:ascii="Times New Roman" w:hAnsi="Times New Roman" w:cs="Times New Roman"/>
          <w:sz w:val="24"/>
          <w:szCs w:val="24"/>
          <w:lang w:val="en-US"/>
        </w:rPr>
        <w:t>1.9</w:t>
      </w:r>
      <w:r w:rsidR="000F18D8" w:rsidRPr="00507769">
        <w:rPr>
          <w:rFonts w:ascii="Times New Roman" w:hAnsi="Times New Roman" w:cs="Times New Roman"/>
          <w:sz w:val="24"/>
          <w:szCs w:val="24"/>
          <w:lang w:val="en-US"/>
        </w:rPr>
        <w:t>17</w:t>
      </w:r>
      <w:r w:rsidR="00166B01" w:rsidRPr="00507769">
        <w:rPr>
          <w:rFonts w:ascii="Times New Roman" w:hAnsi="Times New Roman" w:cs="Times New Roman"/>
          <w:sz w:val="24"/>
          <w:szCs w:val="24"/>
          <w:lang w:val="en-US"/>
        </w:rPr>
        <w:t xml:space="preserve">; Fig. </w:t>
      </w:r>
      <w:r w:rsidR="007525B8">
        <w:rPr>
          <w:rFonts w:ascii="Times New Roman" w:hAnsi="Times New Roman" w:cs="Times New Roman"/>
          <w:sz w:val="24"/>
          <w:szCs w:val="24"/>
          <w:lang w:val="en-US"/>
        </w:rPr>
        <w:t>6</w:t>
      </w:r>
      <w:r w:rsidR="00166B01" w:rsidRPr="00507769">
        <w:rPr>
          <w:rFonts w:ascii="Times New Roman" w:hAnsi="Times New Roman" w:cs="Times New Roman"/>
          <w:sz w:val="24"/>
          <w:szCs w:val="24"/>
          <w:lang w:val="en-US"/>
        </w:rPr>
        <w:t>B</w:t>
      </w:r>
      <w:r w:rsidR="000E517A" w:rsidRPr="00507769">
        <w:rPr>
          <w:rFonts w:ascii="Times New Roman" w:hAnsi="Times New Roman" w:cs="Times New Roman"/>
          <w:sz w:val="24"/>
          <w:szCs w:val="24"/>
          <w:lang w:val="en-US"/>
        </w:rPr>
        <w:t xml:space="preserve">). </w:t>
      </w:r>
      <w:r w:rsidR="000A541B" w:rsidRPr="00507769">
        <w:rPr>
          <w:rFonts w:ascii="Times New Roman" w:hAnsi="Times New Roman" w:cs="Times New Roman"/>
          <w:sz w:val="24"/>
          <w:szCs w:val="24"/>
          <w:lang w:val="en-US"/>
        </w:rPr>
        <w:t>However, there were no significant differences in variability between these groups (Contrast-based model</w:t>
      </w:r>
      <w:r w:rsidR="000A541B" w:rsidRPr="00507769">
        <w:rPr>
          <w:rStyle w:val="gd15mcfceub"/>
          <w:rFonts w:ascii="Times New Roman" w:hAnsi="Times New Roman" w:cs="Times New Roman"/>
          <w:color w:val="000000"/>
          <w:sz w:val="24"/>
          <w:szCs w:val="24"/>
          <w:bdr w:val="none" w:sz="0" w:space="0" w:color="auto" w:frame="1"/>
        </w:rPr>
        <w:t xml:space="preserve">: </w:t>
      </w:r>
      <w:r w:rsidR="005C2E25" w:rsidRPr="00507769">
        <w:rPr>
          <w:rStyle w:val="gd15mcfceub"/>
          <w:rFonts w:ascii="Times New Roman" w:hAnsi="Times New Roman" w:cs="Times New Roman"/>
          <w:color w:val="000000"/>
          <w:sz w:val="24"/>
          <w:szCs w:val="24"/>
          <w:bdr w:val="none" w:sz="0" w:space="0" w:color="auto" w:frame="1"/>
        </w:rPr>
        <w:t>-0.</w:t>
      </w:r>
      <w:r w:rsidR="00DC4D80" w:rsidRPr="00507769">
        <w:rPr>
          <w:rStyle w:val="gd15mcfceub"/>
          <w:rFonts w:ascii="Times New Roman" w:hAnsi="Times New Roman" w:cs="Times New Roman"/>
          <w:color w:val="000000"/>
          <w:sz w:val="24"/>
          <w:szCs w:val="24"/>
          <w:bdr w:val="none" w:sz="0" w:space="0" w:color="auto" w:frame="1"/>
        </w:rPr>
        <w:t>3</w:t>
      </w:r>
      <w:r w:rsidR="000F18D8" w:rsidRPr="00507769">
        <w:rPr>
          <w:rStyle w:val="gd15mcfceub"/>
          <w:rFonts w:ascii="Times New Roman" w:hAnsi="Times New Roman" w:cs="Times New Roman"/>
          <w:color w:val="000000"/>
          <w:sz w:val="24"/>
          <w:szCs w:val="24"/>
          <w:bdr w:val="none" w:sz="0" w:space="0" w:color="auto" w:frame="1"/>
        </w:rPr>
        <w:t>74</w:t>
      </w:r>
      <w:r w:rsidR="005C2E25" w:rsidRPr="00507769">
        <w:rPr>
          <w:rStyle w:val="gd15mcfceub"/>
          <w:rFonts w:ascii="Times New Roman" w:hAnsi="Times New Roman" w:cs="Times New Roman"/>
          <w:color w:val="000000"/>
          <w:sz w:val="24"/>
          <w:szCs w:val="24"/>
          <w:bdr w:val="none" w:sz="0" w:space="0" w:color="auto" w:frame="1"/>
        </w:rPr>
        <w:t>, 95% CI: -0</w:t>
      </w:r>
      <w:r w:rsidR="004633E3" w:rsidRPr="00507769">
        <w:rPr>
          <w:rStyle w:val="gd15mcfceub"/>
          <w:rFonts w:ascii="Times New Roman" w:hAnsi="Times New Roman" w:cs="Times New Roman"/>
          <w:color w:val="000000"/>
          <w:sz w:val="24"/>
          <w:szCs w:val="24"/>
          <w:bdr w:val="none" w:sz="0" w:space="0" w:color="auto" w:frame="1"/>
        </w:rPr>
        <w:t>.8</w:t>
      </w:r>
      <w:r w:rsidR="000F18D8" w:rsidRPr="00507769">
        <w:rPr>
          <w:rStyle w:val="gd15mcfceub"/>
          <w:rFonts w:ascii="Times New Roman" w:hAnsi="Times New Roman" w:cs="Times New Roman"/>
          <w:color w:val="000000"/>
          <w:sz w:val="24"/>
          <w:szCs w:val="24"/>
          <w:bdr w:val="none" w:sz="0" w:space="0" w:color="auto" w:frame="1"/>
        </w:rPr>
        <w:t>75</w:t>
      </w:r>
      <w:r w:rsidR="005C2E25" w:rsidRPr="00507769">
        <w:rPr>
          <w:rStyle w:val="gd15mcfceub"/>
          <w:rFonts w:ascii="Times New Roman" w:hAnsi="Times New Roman" w:cs="Times New Roman"/>
          <w:color w:val="000000"/>
          <w:sz w:val="24"/>
          <w:szCs w:val="24"/>
          <w:bdr w:val="none" w:sz="0" w:space="0" w:color="auto" w:frame="1"/>
        </w:rPr>
        <w:t xml:space="preserve"> – 0</w:t>
      </w:r>
      <w:r w:rsidR="004633E3" w:rsidRPr="00507769">
        <w:rPr>
          <w:rStyle w:val="gd15mcfceub"/>
          <w:rFonts w:ascii="Times New Roman" w:hAnsi="Times New Roman" w:cs="Times New Roman"/>
          <w:color w:val="000000"/>
          <w:sz w:val="24"/>
          <w:szCs w:val="24"/>
          <w:bdr w:val="none" w:sz="0" w:space="0" w:color="auto" w:frame="1"/>
        </w:rPr>
        <w:t>.1</w:t>
      </w:r>
      <w:r w:rsidR="000F18D8" w:rsidRPr="00507769">
        <w:rPr>
          <w:rStyle w:val="gd15mcfceub"/>
          <w:rFonts w:ascii="Times New Roman" w:hAnsi="Times New Roman" w:cs="Times New Roman"/>
          <w:color w:val="000000"/>
          <w:sz w:val="24"/>
          <w:szCs w:val="24"/>
          <w:bdr w:val="none" w:sz="0" w:space="0" w:color="auto" w:frame="1"/>
        </w:rPr>
        <w:t>27</w:t>
      </w:r>
      <w:r w:rsidR="004633E3" w:rsidRPr="00507769">
        <w:rPr>
          <w:rStyle w:val="gd15mcfceub"/>
          <w:rFonts w:ascii="Times New Roman" w:hAnsi="Times New Roman" w:cs="Times New Roman"/>
          <w:color w:val="000000"/>
          <w:sz w:val="24"/>
          <w:szCs w:val="24"/>
          <w:bdr w:val="none" w:sz="0" w:space="0" w:color="auto" w:frame="1"/>
        </w:rPr>
        <w:t>;</w:t>
      </w:r>
      <w:r w:rsidR="005C2E25" w:rsidRPr="00507769">
        <w:rPr>
          <w:rStyle w:val="gd15mcfceub"/>
          <w:rFonts w:ascii="Times New Roman" w:hAnsi="Times New Roman" w:cs="Times New Roman"/>
          <w:color w:val="000000"/>
          <w:sz w:val="24"/>
          <w:szCs w:val="24"/>
          <w:bdr w:val="none" w:sz="0" w:space="0" w:color="auto" w:frame="1"/>
        </w:rPr>
        <w:t xml:space="preserve"> Arm-based model: </w:t>
      </w:r>
      <w:r w:rsidR="00324CEB" w:rsidRPr="00507769">
        <w:rPr>
          <w:rStyle w:val="gd15mcfceub"/>
          <w:rFonts w:ascii="Times New Roman" w:hAnsi="Times New Roman" w:cs="Times New Roman"/>
          <w:color w:val="000000"/>
          <w:sz w:val="24"/>
          <w:szCs w:val="24"/>
          <w:bdr w:val="none" w:sz="0" w:space="0" w:color="auto" w:frame="1"/>
        </w:rPr>
        <w:t>1.331</w:t>
      </w:r>
      <w:r w:rsidR="004F7702" w:rsidRPr="00507769">
        <w:rPr>
          <w:rStyle w:val="gd15mcfceub"/>
          <w:rFonts w:ascii="Times New Roman" w:hAnsi="Times New Roman" w:cs="Times New Roman"/>
          <w:color w:val="000000"/>
          <w:sz w:val="24"/>
          <w:szCs w:val="24"/>
          <w:bdr w:val="none" w:sz="0" w:space="0" w:color="auto" w:frame="1"/>
        </w:rPr>
        <w:t>, 95% CI -0.</w:t>
      </w:r>
      <w:r w:rsidR="00324CEB" w:rsidRPr="00507769">
        <w:rPr>
          <w:rStyle w:val="gd15mcfceub"/>
          <w:rFonts w:ascii="Times New Roman" w:hAnsi="Times New Roman" w:cs="Times New Roman"/>
          <w:color w:val="000000"/>
          <w:sz w:val="24"/>
          <w:szCs w:val="24"/>
          <w:bdr w:val="none" w:sz="0" w:space="0" w:color="auto" w:frame="1"/>
        </w:rPr>
        <w:t>383</w:t>
      </w:r>
      <w:r w:rsidR="004F7702" w:rsidRPr="00507769">
        <w:rPr>
          <w:rStyle w:val="gd15mcfceub"/>
          <w:rFonts w:ascii="Times New Roman" w:hAnsi="Times New Roman" w:cs="Times New Roman"/>
          <w:color w:val="000000"/>
          <w:sz w:val="24"/>
          <w:szCs w:val="24"/>
          <w:bdr w:val="none" w:sz="0" w:space="0" w:color="auto" w:frame="1"/>
        </w:rPr>
        <w:t xml:space="preserve"> – </w:t>
      </w:r>
      <w:r w:rsidR="00324CEB" w:rsidRPr="00507769">
        <w:rPr>
          <w:rStyle w:val="gd15mcfceub"/>
          <w:rFonts w:ascii="Times New Roman" w:hAnsi="Times New Roman" w:cs="Times New Roman"/>
          <w:color w:val="000000"/>
          <w:sz w:val="24"/>
          <w:szCs w:val="24"/>
          <w:bdr w:val="none" w:sz="0" w:space="0" w:color="auto" w:frame="1"/>
        </w:rPr>
        <w:t>3.036</w:t>
      </w:r>
      <w:r w:rsidR="004F7702" w:rsidRPr="00507769">
        <w:rPr>
          <w:rStyle w:val="gd15mcfceub"/>
          <w:rFonts w:ascii="Times New Roman" w:hAnsi="Times New Roman" w:cs="Times New Roman"/>
          <w:color w:val="000000"/>
          <w:sz w:val="24"/>
          <w:szCs w:val="24"/>
          <w:bdr w:val="none" w:sz="0" w:space="0" w:color="auto" w:frame="1"/>
        </w:rPr>
        <w:t>).</w:t>
      </w:r>
    </w:p>
    <w:p w14:paraId="08DC3423" w14:textId="77777777" w:rsidR="009F3F03" w:rsidRPr="00507769" w:rsidRDefault="009F3F03" w:rsidP="00CA7277">
      <w:pPr>
        <w:jc w:val="both"/>
        <w:rPr>
          <w:rFonts w:ascii="Times New Roman" w:hAnsi="Times New Roman" w:cs="Times New Roman"/>
          <w:i/>
          <w:iCs/>
          <w:sz w:val="24"/>
          <w:szCs w:val="24"/>
          <w:lang w:val="en-US"/>
        </w:rPr>
      </w:pPr>
    </w:p>
    <w:p w14:paraId="5A32794C" w14:textId="22EE83BA" w:rsidR="00B5718E" w:rsidRPr="00507769" w:rsidRDefault="007C3624" w:rsidP="00537412">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(iv) </w:t>
      </w:r>
      <w:r w:rsidR="00B5718E" w:rsidRPr="00507769">
        <w:rPr>
          <w:rFonts w:ascii="Times New Roman" w:hAnsi="Times New Roman" w:cs="Times New Roman"/>
          <w:i/>
          <w:iCs/>
          <w:sz w:val="24"/>
          <w:szCs w:val="24"/>
          <w:lang w:val="en-US"/>
        </w:rPr>
        <w:t>Are the effects of temperature on dive duration means and variability weaker in larger compared to smaller divers?</w:t>
      </w:r>
    </w:p>
    <w:p w14:paraId="551B083C" w14:textId="1278774D" w:rsidR="00166B01" w:rsidRPr="00507769" w:rsidRDefault="00166B01" w:rsidP="00CA7277">
      <w:pPr>
        <w:jc w:val="both"/>
        <w:rPr>
          <w:rFonts w:ascii="Times New Roman" w:hAnsi="Times New Roman" w:cs="Times New Roman"/>
          <w:color w:val="000000"/>
          <w:sz w:val="24"/>
          <w:szCs w:val="24"/>
          <w:bdr w:val="none" w:sz="0" w:space="0" w:color="auto" w:frame="1"/>
        </w:rPr>
      </w:pPr>
      <w:r w:rsidRPr="00507769">
        <w:rPr>
          <w:rFonts w:ascii="Times New Roman" w:hAnsi="Times New Roman" w:cs="Times New Roman"/>
          <w:sz w:val="24"/>
          <w:szCs w:val="24"/>
          <w:lang w:val="en-US"/>
        </w:rPr>
        <w:t>Body mass (</w:t>
      </w:r>
      <w:r w:rsidR="00C5732B" w:rsidRPr="00507769">
        <w:rPr>
          <w:rFonts w:ascii="Times New Roman" w:hAnsi="Times New Roman" w:cs="Times New Roman"/>
          <w:sz w:val="24"/>
          <w:szCs w:val="24"/>
          <w:lang w:val="en-US"/>
        </w:rPr>
        <w:t xml:space="preserve">weighted </w:t>
      </w:r>
      <w:r w:rsidRPr="00507769">
        <w:rPr>
          <w:rFonts w:ascii="Times New Roman" w:hAnsi="Times New Roman" w:cs="Times New Roman"/>
          <w:iCs/>
          <w:sz w:val="24"/>
          <w:szCs w:val="24"/>
          <w:lang w:val="en-US"/>
        </w:rPr>
        <w:t xml:space="preserve">mean ± S.D.= </w:t>
      </w:r>
      <w:r w:rsidR="00C5732B" w:rsidRPr="00507769">
        <w:rPr>
          <w:rFonts w:ascii="Times New Roman" w:hAnsi="Times New Roman" w:cs="Times New Roman"/>
          <w:iCs/>
          <w:sz w:val="24"/>
          <w:szCs w:val="24"/>
          <w:lang w:val="en-US"/>
        </w:rPr>
        <w:t>24</w:t>
      </w:r>
      <w:r w:rsidR="00160BF7" w:rsidRPr="00507769">
        <w:rPr>
          <w:rFonts w:ascii="Times New Roman" w:hAnsi="Times New Roman" w:cs="Times New Roman"/>
          <w:iCs/>
          <w:sz w:val="24"/>
          <w:szCs w:val="24"/>
          <w:lang w:val="en-US"/>
        </w:rPr>
        <w:t>6</w:t>
      </w:r>
      <w:r w:rsidR="00C5732B" w:rsidRPr="00507769">
        <w:rPr>
          <w:rFonts w:ascii="Times New Roman" w:hAnsi="Times New Roman" w:cs="Times New Roman"/>
          <w:iCs/>
          <w:sz w:val="24"/>
          <w:szCs w:val="24"/>
          <w:lang w:val="en-US"/>
        </w:rPr>
        <w:t xml:space="preserve"> ± 56</w:t>
      </w:r>
      <w:r w:rsidR="00160BF7" w:rsidRPr="00507769">
        <w:rPr>
          <w:rFonts w:ascii="Times New Roman" w:hAnsi="Times New Roman" w:cs="Times New Roman"/>
          <w:iCs/>
          <w:sz w:val="24"/>
          <w:szCs w:val="24"/>
          <w:lang w:val="en-US"/>
        </w:rPr>
        <w:t>7</w:t>
      </w:r>
      <w:r w:rsidR="00CF7745" w:rsidRPr="00507769">
        <w:rPr>
          <w:rFonts w:ascii="Times New Roman" w:hAnsi="Times New Roman" w:cs="Times New Roman"/>
          <w:iCs/>
          <w:sz w:val="24"/>
          <w:szCs w:val="24"/>
          <w:lang w:val="en-US"/>
        </w:rPr>
        <w:t xml:space="preserve"> g</w:t>
      </w:r>
      <w:r w:rsidRPr="00507769">
        <w:rPr>
          <w:rFonts w:ascii="Times New Roman" w:hAnsi="Times New Roman" w:cs="Times New Roman"/>
          <w:iCs/>
          <w:sz w:val="24"/>
          <w:szCs w:val="24"/>
          <w:lang w:val="en-US"/>
        </w:rPr>
        <w:t>) had</w:t>
      </w:r>
      <w:r w:rsidR="00376A4A" w:rsidRPr="00507769">
        <w:rPr>
          <w:rFonts w:ascii="Times New Roman" w:hAnsi="Times New Roman" w:cs="Times New Roman"/>
          <w:iCs/>
          <w:sz w:val="24"/>
          <w:szCs w:val="24"/>
          <w:lang w:val="en-US"/>
        </w:rPr>
        <w:t xml:space="preserve"> a </w:t>
      </w:r>
      <w:r w:rsidR="000B1DE3" w:rsidRPr="00507769">
        <w:rPr>
          <w:rFonts w:ascii="Times New Roman" w:hAnsi="Times New Roman" w:cs="Times New Roman"/>
          <w:iCs/>
          <w:sz w:val="24"/>
          <w:szCs w:val="24"/>
          <w:lang w:val="en-US"/>
        </w:rPr>
        <w:t xml:space="preserve">moderating </w:t>
      </w:r>
      <w:r w:rsidR="00376A4A" w:rsidRPr="00507769">
        <w:rPr>
          <w:rFonts w:ascii="Times New Roman" w:hAnsi="Times New Roman" w:cs="Times New Roman"/>
          <w:iCs/>
          <w:sz w:val="24"/>
          <w:szCs w:val="24"/>
          <w:lang w:val="en-US"/>
        </w:rPr>
        <w:t xml:space="preserve">effect on </w:t>
      </w:r>
      <w:r w:rsidR="009B6371" w:rsidRPr="00507769">
        <w:rPr>
          <w:rFonts w:ascii="Times New Roman" w:hAnsi="Times New Roman" w:cs="Times New Roman"/>
          <w:iCs/>
          <w:sz w:val="24"/>
          <w:szCs w:val="24"/>
          <w:lang w:val="en-US"/>
        </w:rPr>
        <w:t xml:space="preserve">the magnitude of differences observed in </w:t>
      </w:r>
      <w:r w:rsidR="000B1DE3" w:rsidRPr="00507769">
        <w:rPr>
          <w:rFonts w:ascii="Times New Roman" w:hAnsi="Times New Roman" w:cs="Times New Roman"/>
          <w:iCs/>
          <w:sz w:val="24"/>
          <w:szCs w:val="24"/>
          <w:lang w:val="en-US"/>
        </w:rPr>
        <w:t>dive duration means (</w:t>
      </w:r>
      <w:r w:rsidR="000B1DE3" w:rsidRPr="00507769">
        <w:rPr>
          <w:rFonts w:ascii="Times New Roman" w:hAnsi="Times New Roman" w:cs="Times New Roman"/>
          <w:i/>
          <w:iCs/>
          <w:sz w:val="24"/>
          <w:szCs w:val="24"/>
          <w:lang w:val="en-US"/>
        </w:rPr>
        <w:t>ln</w:t>
      </w:r>
      <w:r w:rsidR="000B1DE3" w:rsidRPr="00507769">
        <w:rPr>
          <w:rFonts w:ascii="Times New Roman" w:hAnsi="Times New Roman" w:cs="Times New Roman"/>
          <w:sz w:val="24"/>
          <w:szCs w:val="24"/>
          <w:lang w:val="en-US"/>
        </w:rPr>
        <w:t>RR</w:t>
      </w:r>
      <w:r w:rsidR="000B1DE3" w:rsidRPr="00507769">
        <w:rPr>
          <w:rStyle w:val="gd15mcfceub"/>
          <w:rFonts w:ascii="Times New Roman" w:hAnsi="Times New Roman" w:cs="Times New Roman"/>
          <w:color w:val="000000"/>
          <w:sz w:val="24"/>
          <w:szCs w:val="24"/>
          <w:bdr w:val="none" w:sz="0" w:space="0" w:color="auto" w:frame="1"/>
        </w:rPr>
        <w:t xml:space="preserve"> 0.</w:t>
      </w:r>
      <w:r w:rsidR="000F18D8" w:rsidRPr="00507769">
        <w:rPr>
          <w:rStyle w:val="gd15mcfceub"/>
          <w:rFonts w:ascii="Times New Roman" w:hAnsi="Times New Roman" w:cs="Times New Roman"/>
          <w:color w:val="000000"/>
          <w:sz w:val="24"/>
          <w:szCs w:val="24"/>
          <w:bdr w:val="none" w:sz="0" w:space="0" w:color="auto" w:frame="1"/>
        </w:rPr>
        <w:t>114</w:t>
      </w:r>
      <w:r w:rsidR="000B1DE3" w:rsidRPr="00507769">
        <w:rPr>
          <w:rStyle w:val="gd15mcfceub"/>
          <w:rFonts w:ascii="Times New Roman" w:hAnsi="Times New Roman" w:cs="Times New Roman"/>
          <w:color w:val="000000"/>
          <w:sz w:val="24"/>
          <w:szCs w:val="24"/>
          <w:bdr w:val="none" w:sz="0" w:space="0" w:color="auto" w:frame="1"/>
        </w:rPr>
        <w:t>, 95% CI: - 0.0</w:t>
      </w:r>
      <w:r w:rsidR="000F18D8" w:rsidRPr="00507769">
        <w:rPr>
          <w:rStyle w:val="gd15mcfceub"/>
          <w:rFonts w:ascii="Times New Roman" w:hAnsi="Times New Roman" w:cs="Times New Roman"/>
          <w:color w:val="000000"/>
          <w:sz w:val="24"/>
          <w:szCs w:val="24"/>
          <w:bdr w:val="none" w:sz="0" w:space="0" w:color="auto" w:frame="1"/>
        </w:rPr>
        <w:t>20</w:t>
      </w:r>
      <w:r w:rsidR="000B1DE3" w:rsidRPr="00507769">
        <w:rPr>
          <w:rStyle w:val="gd15mcfceub"/>
          <w:rFonts w:ascii="Times New Roman" w:hAnsi="Times New Roman" w:cs="Times New Roman"/>
          <w:color w:val="000000"/>
          <w:sz w:val="24"/>
          <w:szCs w:val="24"/>
          <w:bdr w:val="none" w:sz="0" w:space="0" w:color="auto" w:frame="1"/>
        </w:rPr>
        <w:t xml:space="preserve"> – 0.</w:t>
      </w:r>
      <w:r w:rsidR="00680030" w:rsidRPr="00507769">
        <w:rPr>
          <w:rStyle w:val="gd15mcfceub"/>
          <w:rFonts w:ascii="Times New Roman" w:hAnsi="Times New Roman" w:cs="Times New Roman"/>
          <w:color w:val="000000"/>
          <w:sz w:val="24"/>
          <w:szCs w:val="24"/>
          <w:bdr w:val="none" w:sz="0" w:space="0" w:color="auto" w:frame="1"/>
        </w:rPr>
        <w:t>2</w:t>
      </w:r>
      <w:r w:rsidR="000F18D8" w:rsidRPr="00507769">
        <w:rPr>
          <w:rStyle w:val="gd15mcfceub"/>
          <w:rFonts w:ascii="Times New Roman" w:hAnsi="Times New Roman" w:cs="Times New Roman"/>
          <w:color w:val="000000"/>
          <w:sz w:val="24"/>
          <w:szCs w:val="24"/>
          <w:bdr w:val="none" w:sz="0" w:space="0" w:color="auto" w:frame="1"/>
        </w:rPr>
        <w:t>47</w:t>
      </w:r>
      <w:r w:rsidR="000B1DE3" w:rsidRPr="00507769">
        <w:rPr>
          <w:rStyle w:val="gd15mcfceub"/>
          <w:rFonts w:ascii="Times New Roman" w:hAnsi="Times New Roman" w:cs="Times New Roman"/>
          <w:color w:val="000000"/>
          <w:sz w:val="24"/>
          <w:szCs w:val="24"/>
          <w:bdr w:val="none" w:sz="0" w:space="0" w:color="auto" w:frame="1"/>
        </w:rPr>
        <w:t>)</w:t>
      </w:r>
      <w:r w:rsidR="000B1DE3" w:rsidRPr="00507769">
        <w:rPr>
          <w:rFonts w:ascii="Times New Roman" w:hAnsi="Times New Roman" w:cs="Times New Roman"/>
          <w:iCs/>
          <w:sz w:val="24"/>
          <w:szCs w:val="24"/>
          <w:lang w:val="en-US"/>
        </w:rPr>
        <w:t>, when controlling</w:t>
      </w:r>
      <w:r w:rsidR="000B37D2" w:rsidRPr="00507769">
        <w:rPr>
          <w:rFonts w:ascii="Times New Roman" w:hAnsi="Times New Roman" w:cs="Times New Roman"/>
          <w:iCs/>
          <w:sz w:val="24"/>
          <w:szCs w:val="24"/>
          <w:lang w:val="en-US"/>
        </w:rPr>
        <w:t xml:space="preserve"> for the temperature difference, mean temperature and respiration mode</w:t>
      </w:r>
      <w:r w:rsidR="008711F9">
        <w:rPr>
          <w:rFonts w:ascii="Times New Roman" w:hAnsi="Times New Roman" w:cs="Times New Roman"/>
          <w:iCs/>
          <w:sz w:val="24"/>
          <w:szCs w:val="24"/>
          <w:lang w:val="en-US"/>
        </w:rPr>
        <w:t xml:space="preserve"> (i.e. aerial vs aquatic)</w:t>
      </w:r>
      <w:r w:rsidR="00376A4A" w:rsidRPr="00507769">
        <w:rPr>
          <w:rStyle w:val="gd15mcfceub"/>
          <w:rFonts w:ascii="Times New Roman" w:hAnsi="Times New Roman" w:cs="Times New Roman"/>
          <w:color w:val="000000"/>
          <w:sz w:val="24"/>
          <w:szCs w:val="24"/>
          <w:bdr w:val="none" w:sz="0" w:space="0" w:color="auto" w:frame="1"/>
        </w:rPr>
        <w:t xml:space="preserve">. </w:t>
      </w:r>
      <w:r w:rsidR="00334A88" w:rsidRPr="00507769">
        <w:rPr>
          <w:rStyle w:val="gd15mcfceub"/>
          <w:rFonts w:ascii="Times New Roman" w:hAnsi="Times New Roman" w:cs="Times New Roman"/>
          <w:color w:val="000000"/>
          <w:sz w:val="24"/>
          <w:szCs w:val="24"/>
          <w:bdr w:val="none" w:sz="0" w:space="0" w:color="auto" w:frame="1"/>
        </w:rPr>
        <w:t>However, this effect was marginally non-significant (</w:t>
      </w:r>
      <w:r w:rsidR="00334A88" w:rsidRPr="00507769">
        <w:rPr>
          <w:rStyle w:val="gd15mcfceub"/>
          <w:rFonts w:ascii="Times New Roman" w:hAnsi="Times New Roman" w:cs="Times New Roman"/>
          <w:i/>
          <w:iCs/>
          <w:color w:val="000000"/>
          <w:sz w:val="24"/>
          <w:szCs w:val="24"/>
          <w:bdr w:val="none" w:sz="0" w:space="0" w:color="auto" w:frame="1"/>
        </w:rPr>
        <w:t>p</w:t>
      </w:r>
      <w:r w:rsidR="00334A88" w:rsidRPr="00507769">
        <w:rPr>
          <w:rStyle w:val="gd15mcfceub"/>
          <w:rFonts w:ascii="Times New Roman" w:hAnsi="Times New Roman" w:cs="Times New Roman"/>
          <w:color w:val="000000"/>
          <w:sz w:val="24"/>
          <w:szCs w:val="24"/>
          <w:bdr w:val="none" w:sz="0" w:space="0" w:color="auto" w:frame="1"/>
        </w:rPr>
        <w:t xml:space="preserve"> = 0.0</w:t>
      </w:r>
      <w:r w:rsidR="000F18D8" w:rsidRPr="00507769">
        <w:rPr>
          <w:rStyle w:val="gd15mcfceub"/>
          <w:rFonts w:ascii="Times New Roman" w:hAnsi="Times New Roman" w:cs="Times New Roman"/>
          <w:color w:val="000000"/>
          <w:sz w:val="24"/>
          <w:szCs w:val="24"/>
          <w:bdr w:val="none" w:sz="0" w:space="0" w:color="auto" w:frame="1"/>
        </w:rPr>
        <w:t>9</w:t>
      </w:r>
      <w:r w:rsidR="00334A88" w:rsidRPr="00507769">
        <w:rPr>
          <w:rStyle w:val="gd15mcfceub"/>
          <w:rFonts w:ascii="Times New Roman" w:hAnsi="Times New Roman" w:cs="Times New Roman"/>
          <w:color w:val="000000"/>
          <w:sz w:val="24"/>
          <w:szCs w:val="24"/>
          <w:bdr w:val="none" w:sz="0" w:space="0" w:color="auto" w:frame="1"/>
        </w:rPr>
        <w:t>).</w:t>
      </w:r>
      <w:r w:rsidR="00941998" w:rsidRPr="00507769">
        <w:rPr>
          <w:rStyle w:val="gd15mcfceub"/>
          <w:rFonts w:ascii="Times New Roman" w:hAnsi="Times New Roman" w:cs="Times New Roman"/>
          <w:color w:val="000000"/>
          <w:sz w:val="24"/>
          <w:szCs w:val="24"/>
          <w:bdr w:val="none" w:sz="0" w:space="0" w:color="auto" w:frame="1"/>
        </w:rPr>
        <w:t xml:space="preserve"> </w:t>
      </w:r>
      <w:r w:rsidR="000F18D8" w:rsidRPr="00507769">
        <w:rPr>
          <w:rStyle w:val="gd15mcfceub"/>
          <w:rFonts w:ascii="Times New Roman" w:hAnsi="Times New Roman" w:cs="Times New Roman"/>
          <w:color w:val="000000"/>
          <w:sz w:val="24"/>
          <w:szCs w:val="24"/>
          <w:bdr w:val="none" w:sz="0" w:space="0" w:color="auto" w:frame="1"/>
        </w:rPr>
        <w:t xml:space="preserve">In contrast, body mass had no effect </w:t>
      </w:r>
      <w:r w:rsidR="000F18D8" w:rsidRPr="00507769">
        <w:rPr>
          <w:rFonts w:ascii="Times New Roman" w:hAnsi="Times New Roman" w:cs="Times New Roman"/>
          <w:iCs/>
          <w:sz w:val="24"/>
          <w:szCs w:val="24"/>
          <w:lang w:val="en-US"/>
        </w:rPr>
        <w:t>on the magnitude of differences observed in dive duration variability (</w:t>
      </w:r>
      <w:r w:rsidR="000F18D8" w:rsidRPr="00507769">
        <w:rPr>
          <w:rFonts w:ascii="Times New Roman" w:hAnsi="Times New Roman" w:cs="Times New Roman"/>
          <w:i/>
          <w:sz w:val="24"/>
          <w:szCs w:val="24"/>
          <w:lang w:val="en-US"/>
        </w:rPr>
        <w:t>ln</w:t>
      </w:r>
      <w:r w:rsidR="000F18D8" w:rsidRPr="00507769">
        <w:rPr>
          <w:rFonts w:ascii="Times New Roman" w:hAnsi="Times New Roman" w:cs="Times New Roman"/>
          <w:iCs/>
          <w:sz w:val="24"/>
          <w:szCs w:val="24"/>
          <w:lang w:val="en-US"/>
        </w:rPr>
        <w:t xml:space="preserve">CVR </w:t>
      </w:r>
      <w:r w:rsidR="000F18D8" w:rsidRPr="00507769">
        <w:rPr>
          <w:rStyle w:val="gd15mcfceub"/>
          <w:rFonts w:ascii="Times New Roman" w:hAnsi="Times New Roman" w:cs="Times New Roman"/>
          <w:color w:val="000000"/>
          <w:sz w:val="24"/>
          <w:szCs w:val="24"/>
          <w:bdr w:val="none" w:sz="0" w:space="0" w:color="auto" w:frame="1"/>
        </w:rPr>
        <w:t xml:space="preserve">-0.076, 95% CI: -0.875 </w:t>
      </w:r>
      <w:r w:rsidR="000F18D8" w:rsidRPr="00507769">
        <w:rPr>
          <w:rFonts w:ascii="Times New Roman" w:hAnsi="Times New Roman" w:cs="Times New Roman"/>
          <w:sz w:val="24"/>
          <w:szCs w:val="24"/>
          <w:lang w:val="en-US"/>
        </w:rPr>
        <w:t>–</w:t>
      </w:r>
      <w:r w:rsidR="000F18D8" w:rsidRPr="00507769">
        <w:rPr>
          <w:rStyle w:val="gd15mcfceub"/>
          <w:rFonts w:ascii="Times New Roman" w:hAnsi="Times New Roman" w:cs="Times New Roman"/>
          <w:color w:val="000000"/>
          <w:sz w:val="24"/>
          <w:szCs w:val="24"/>
          <w:bdr w:val="none" w:sz="0" w:space="0" w:color="auto" w:frame="1"/>
        </w:rPr>
        <w:t xml:space="preserve"> 0.032</w:t>
      </w:r>
      <w:r w:rsidR="000F18D8" w:rsidRPr="00507769">
        <w:rPr>
          <w:rFonts w:ascii="Times New Roman" w:eastAsia="Times New Roman" w:hAnsi="Times New Roman" w:cs="Times New Roman"/>
          <w:color w:val="000000"/>
          <w:sz w:val="24"/>
          <w:szCs w:val="24"/>
          <w:bdr w:val="none" w:sz="0" w:space="0" w:color="auto" w:frame="1"/>
          <w:lang w:eastAsia="en-AU"/>
        </w:rPr>
        <w:t xml:space="preserve">), </w:t>
      </w:r>
      <w:r w:rsidR="000F18D8" w:rsidRPr="00507769">
        <w:rPr>
          <w:rFonts w:ascii="Times New Roman" w:hAnsi="Times New Roman" w:cs="Times New Roman"/>
          <w:iCs/>
          <w:sz w:val="24"/>
          <w:szCs w:val="24"/>
          <w:lang w:val="en-US"/>
        </w:rPr>
        <w:t xml:space="preserve">when controlling for the temperature difference, mean </w:t>
      </w:r>
      <w:proofErr w:type="gramStart"/>
      <w:r w:rsidR="000F18D8" w:rsidRPr="00507769">
        <w:rPr>
          <w:rFonts w:ascii="Times New Roman" w:hAnsi="Times New Roman" w:cs="Times New Roman"/>
          <w:iCs/>
          <w:sz w:val="24"/>
          <w:szCs w:val="24"/>
          <w:lang w:val="en-US"/>
        </w:rPr>
        <w:t>temperature</w:t>
      </w:r>
      <w:proofErr w:type="gramEnd"/>
      <w:r w:rsidR="000F18D8" w:rsidRPr="00507769">
        <w:rPr>
          <w:rFonts w:ascii="Times New Roman" w:hAnsi="Times New Roman" w:cs="Times New Roman"/>
          <w:iCs/>
          <w:sz w:val="24"/>
          <w:szCs w:val="24"/>
          <w:lang w:val="en-US"/>
        </w:rPr>
        <w:t xml:space="preserve"> and respiration mode.</w:t>
      </w:r>
      <w:r w:rsidR="000F18D8" w:rsidRPr="00507769">
        <w:rPr>
          <w:rStyle w:val="gd15mcfceub"/>
          <w:rFonts w:ascii="Times New Roman" w:hAnsi="Times New Roman" w:cs="Times New Roman"/>
          <w:color w:val="000000"/>
          <w:sz w:val="24"/>
          <w:szCs w:val="24"/>
          <w:bdr w:val="none" w:sz="0" w:space="0" w:color="auto" w:frame="1"/>
        </w:rPr>
        <w:t xml:space="preserve"> </w:t>
      </w:r>
      <w:r w:rsidR="00CC0BE3" w:rsidRPr="00507769">
        <w:rPr>
          <w:rFonts w:ascii="Times New Roman" w:eastAsia="Times New Roman" w:hAnsi="Times New Roman" w:cs="Times New Roman"/>
          <w:color w:val="000000"/>
          <w:sz w:val="24"/>
          <w:szCs w:val="24"/>
          <w:bdr w:val="none" w:sz="0" w:space="0" w:color="auto" w:frame="1"/>
          <w:lang w:eastAsia="en-AU"/>
        </w:rPr>
        <w:t>The effect of body mass</w:t>
      </w:r>
      <w:r w:rsidR="00CC2BB9" w:rsidRPr="00507769">
        <w:rPr>
          <w:rFonts w:ascii="Times New Roman" w:eastAsia="Times New Roman" w:hAnsi="Times New Roman" w:cs="Times New Roman"/>
          <w:color w:val="000000"/>
          <w:sz w:val="24"/>
          <w:szCs w:val="24"/>
          <w:bdr w:val="none" w:sz="0" w:space="0" w:color="auto" w:frame="1"/>
          <w:lang w:eastAsia="en-AU"/>
        </w:rPr>
        <w:t xml:space="preserve"> on dive duration means</w:t>
      </w:r>
      <w:r w:rsidR="00CC0BE3" w:rsidRPr="00507769">
        <w:rPr>
          <w:rFonts w:ascii="Times New Roman" w:eastAsia="Times New Roman" w:hAnsi="Times New Roman" w:cs="Times New Roman"/>
          <w:color w:val="000000"/>
          <w:sz w:val="24"/>
          <w:szCs w:val="24"/>
          <w:bdr w:val="none" w:sz="0" w:space="0" w:color="auto" w:frame="1"/>
          <w:lang w:eastAsia="en-AU"/>
        </w:rPr>
        <w:t xml:space="preserve"> was</w:t>
      </w:r>
      <w:r w:rsidR="00334A88" w:rsidRPr="00507769">
        <w:rPr>
          <w:rFonts w:ascii="Times New Roman" w:eastAsia="Times New Roman" w:hAnsi="Times New Roman" w:cs="Times New Roman"/>
          <w:color w:val="000000"/>
          <w:sz w:val="24"/>
          <w:szCs w:val="24"/>
          <w:bdr w:val="none" w:sz="0" w:space="0" w:color="auto" w:frame="1"/>
          <w:lang w:eastAsia="en-AU"/>
        </w:rPr>
        <w:t xml:space="preserve"> in the same direction, but was </w:t>
      </w:r>
      <w:r w:rsidR="00CC0BE3" w:rsidRPr="00507769">
        <w:rPr>
          <w:rFonts w:ascii="Times New Roman" w:eastAsia="Times New Roman" w:hAnsi="Times New Roman" w:cs="Times New Roman"/>
          <w:color w:val="000000"/>
          <w:sz w:val="24"/>
          <w:szCs w:val="24"/>
          <w:bdr w:val="none" w:sz="0" w:space="0" w:color="auto" w:frame="1"/>
          <w:lang w:eastAsia="en-AU"/>
        </w:rPr>
        <w:t>weaker in the</w:t>
      </w:r>
      <w:r w:rsidR="00A13F95" w:rsidRPr="00507769">
        <w:rPr>
          <w:rFonts w:ascii="Times New Roman" w:eastAsia="Times New Roman" w:hAnsi="Times New Roman" w:cs="Times New Roman"/>
          <w:color w:val="000000"/>
          <w:sz w:val="24"/>
          <w:szCs w:val="24"/>
          <w:bdr w:val="none" w:sz="0" w:space="0" w:color="auto" w:frame="1"/>
          <w:lang w:eastAsia="en-AU"/>
        </w:rPr>
        <w:t xml:space="preserve"> arm-based models</w:t>
      </w:r>
      <w:r w:rsidR="00CE0170" w:rsidRPr="00507769">
        <w:rPr>
          <w:rFonts w:ascii="Times New Roman" w:eastAsia="Times New Roman" w:hAnsi="Times New Roman" w:cs="Times New Roman"/>
          <w:color w:val="000000"/>
          <w:sz w:val="24"/>
          <w:szCs w:val="24"/>
          <w:bdr w:val="none" w:sz="0" w:space="0" w:color="auto" w:frame="1"/>
          <w:lang w:eastAsia="en-AU"/>
        </w:rPr>
        <w:t xml:space="preserve"> (</w:t>
      </w:r>
      <w:r w:rsidR="00CE0170" w:rsidRPr="00507769">
        <w:rPr>
          <w:rFonts w:ascii="Times New Roman" w:eastAsia="Times New Roman" w:hAnsi="Times New Roman" w:cs="Times New Roman"/>
          <w:i/>
          <w:iCs/>
          <w:color w:val="000000"/>
          <w:sz w:val="24"/>
          <w:szCs w:val="24"/>
          <w:bdr w:val="none" w:sz="0" w:space="0" w:color="auto" w:frame="1"/>
          <w:lang w:eastAsia="en-AU"/>
        </w:rPr>
        <w:t>ln</w:t>
      </w:r>
      <w:r w:rsidR="00CE0170" w:rsidRPr="00507769">
        <w:rPr>
          <w:rFonts w:ascii="Times New Roman" w:eastAsia="Times New Roman" w:hAnsi="Times New Roman" w:cs="Times New Roman"/>
          <w:color w:val="000000"/>
          <w:sz w:val="24"/>
          <w:szCs w:val="24"/>
          <w:bdr w:val="none" w:sz="0" w:space="0" w:color="auto" w:frame="1"/>
          <w:lang w:eastAsia="en-AU"/>
        </w:rPr>
        <w:t xml:space="preserve">Mean: </w:t>
      </w:r>
      <w:r w:rsidR="00A70603" w:rsidRPr="00507769">
        <w:rPr>
          <w:rFonts w:ascii="Times New Roman" w:eastAsia="Times New Roman" w:hAnsi="Times New Roman" w:cs="Times New Roman"/>
          <w:color w:val="000000"/>
          <w:sz w:val="24"/>
          <w:szCs w:val="24"/>
          <w:bdr w:val="none" w:sz="0" w:space="0" w:color="auto" w:frame="1"/>
          <w:lang w:val="en-GB" w:eastAsia="en-AU"/>
        </w:rPr>
        <w:t>0.0</w:t>
      </w:r>
      <w:r w:rsidR="00FD4F4D" w:rsidRPr="00507769">
        <w:rPr>
          <w:rFonts w:ascii="Times New Roman" w:eastAsia="Times New Roman" w:hAnsi="Times New Roman" w:cs="Times New Roman"/>
          <w:color w:val="000000"/>
          <w:sz w:val="24"/>
          <w:szCs w:val="24"/>
          <w:bdr w:val="none" w:sz="0" w:space="0" w:color="auto" w:frame="1"/>
          <w:lang w:val="en-GB" w:eastAsia="en-AU"/>
        </w:rPr>
        <w:t>46</w:t>
      </w:r>
      <w:r w:rsidR="00A70603" w:rsidRPr="00507769">
        <w:rPr>
          <w:rFonts w:ascii="Times New Roman" w:eastAsia="Times New Roman" w:hAnsi="Times New Roman" w:cs="Times New Roman"/>
          <w:color w:val="000000"/>
          <w:sz w:val="24"/>
          <w:szCs w:val="24"/>
          <w:bdr w:val="none" w:sz="0" w:space="0" w:color="auto" w:frame="1"/>
          <w:lang w:val="en-GB" w:eastAsia="en-AU"/>
        </w:rPr>
        <w:t>, 95%</w:t>
      </w:r>
      <w:r w:rsidR="00CC0BE3" w:rsidRPr="00507769">
        <w:rPr>
          <w:rFonts w:ascii="Times New Roman" w:eastAsia="Times New Roman" w:hAnsi="Times New Roman" w:cs="Times New Roman"/>
          <w:color w:val="000000"/>
          <w:sz w:val="24"/>
          <w:szCs w:val="24"/>
          <w:bdr w:val="none" w:sz="0" w:space="0" w:color="auto" w:frame="1"/>
          <w:lang w:val="en-GB" w:eastAsia="en-AU"/>
        </w:rPr>
        <w:t xml:space="preserve"> </w:t>
      </w:r>
      <w:r w:rsidR="00A70603" w:rsidRPr="00507769">
        <w:rPr>
          <w:rFonts w:ascii="Times New Roman" w:eastAsia="Times New Roman" w:hAnsi="Times New Roman" w:cs="Times New Roman"/>
          <w:color w:val="000000"/>
          <w:sz w:val="24"/>
          <w:szCs w:val="24"/>
          <w:bdr w:val="none" w:sz="0" w:space="0" w:color="auto" w:frame="1"/>
          <w:lang w:val="en-GB" w:eastAsia="en-AU"/>
        </w:rPr>
        <w:t>CI:  -0.1</w:t>
      </w:r>
      <w:r w:rsidR="00FD4F4D" w:rsidRPr="00507769">
        <w:rPr>
          <w:rFonts w:ascii="Times New Roman" w:eastAsia="Times New Roman" w:hAnsi="Times New Roman" w:cs="Times New Roman"/>
          <w:color w:val="000000"/>
          <w:sz w:val="24"/>
          <w:szCs w:val="24"/>
          <w:bdr w:val="none" w:sz="0" w:space="0" w:color="auto" w:frame="1"/>
          <w:lang w:val="en-GB" w:eastAsia="en-AU"/>
        </w:rPr>
        <w:t>95</w:t>
      </w:r>
      <w:r w:rsidR="00A70603" w:rsidRPr="00507769">
        <w:rPr>
          <w:rFonts w:ascii="Times New Roman" w:eastAsia="Times New Roman" w:hAnsi="Times New Roman" w:cs="Times New Roman"/>
          <w:color w:val="000000"/>
          <w:sz w:val="24"/>
          <w:szCs w:val="24"/>
          <w:bdr w:val="none" w:sz="0" w:space="0" w:color="auto" w:frame="1"/>
          <w:lang w:val="en-GB" w:eastAsia="en-AU"/>
        </w:rPr>
        <w:t xml:space="preserve"> – 0.2</w:t>
      </w:r>
      <w:r w:rsidR="00FD4F4D" w:rsidRPr="00507769">
        <w:rPr>
          <w:rFonts w:ascii="Times New Roman" w:eastAsia="Times New Roman" w:hAnsi="Times New Roman" w:cs="Times New Roman"/>
          <w:color w:val="000000"/>
          <w:sz w:val="24"/>
          <w:szCs w:val="24"/>
          <w:bdr w:val="none" w:sz="0" w:space="0" w:color="auto" w:frame="1"/>
          <w:lang w:val="en-GB" w:eastAsia="en-AU"/>
        </w:rPr>
        <w:t>75</w:t>
      </w:r>
      <w:r w:rsidR="00CC2BB9" w:rsidRPr="00507769">
        <w:rPr>
          <w:rFonts w:ascii="Times New Roman" w:eastAsia="Times New Roman" w:hAnsi="Times New Roman" w:cs="Times New Roman"/>
          <w:color w:val="000000"/>
          <w:sz w:val="24"/>
          <w:szCs w:val="24"/>
          <w:bdr w:val="none" w:sz="0" w:space="0" w:color="auto" w:frame="1"/>
          <w:lang w:val="en-GB" w:eastAsia="en-AU"/>
        </w:rPr>
        <w:t>), and there was no effect on dive duration variability</w:t>
      </w:r>
      <w:r w:rsidR="00A70603" w:rsidRPr="00507769">
        <w:rPr>
          <w:rFonts w:ascii="Times New Roman" w:eastAsia="Times New Roman" w:hAnsi="Times New Roman" w:cs="Times New Roman"/>
          <w:color w:val="000000"/>
          <w:sz w:val="24"/>
          <w:szCs w:val="24"/>
          <w:bdr w:val="none" w:sz="0" w:space="0" w:color="auto" w:frame="1"/>
          <w:lang w:val="en-GB" w:eastAsia="en-AU"/>
        </w:rPr>
        <w:t xml:space="preserve"> </w:t>
      </w:r>
      <w:r w:rsidR="00CC2BB9" w:rsidRPr="00507769">
        <w:rPr>
          <w:rFonts w:ascii="Times New Roman" w:eastAsia="Times New Roman" w:hAnsi="Times New Roman" w:cs="Times New Roman"/>
          <w:color w:val="000000"/>
          <w:sz w:val="24"/>
          <w:szCs w:val="24"/>
          <w:bdr w:val="none" w:sz="0" w:space="0" w:color="auto" w:frame="1"/>
          <w:lang w:val="en-GB" w:eastAsia="en-AU"/>
        </w:rPr>
        <w:t>(</w:t>
      </w:r>
      <w:r w:rsidR="00A70603" w:rsidRPr="00507769">
        <w:rPr>
          <w:rFonts w:ascii="Times New Roman" w:eastAsia="Times New Roman" w:hAnsi="Times New Roman" w:cs="Times New Roman"/>
          <w:i/>
          <w:iCs/>
          <w:color w:val="000000"/>
          <w:sz w:val="24"/>
          <w:szCs w:val="24"/>
          <w:bdr w:val="none" w:sz="0" w:space="0" w:color="auto" w:frame="1"/>
          <w:lang w:val="en-GB" w:eastAsia="en-AU"/>
        </w:rPr>
        <w:t>ln</w:t>
      </w:r>
      <w:r w:rsidR="00A70603" w:rsidRPr="00507769">
        <w:rPr>
          <w:rFonts w:ascii="Times New Roman" w:eastAsia="Times New Roman" w:hAnsi="Times New Roman" w:cs="Times New Roman"/>
          <w:color w:val="000000"/>
          <w:sz w:val="24"/>
          <w:szCs w:val="24"/>
          <w:bdr w:val="none" w:sz="0" w:space="0" w:color="auto" w:frame="1"/>
          <w:lang w:val="en-GB" w:eastAsia="en-AU"/>
        </w:rPr>
        <w:t xml:space="preserve">SD: </w:t>
      </w:r>
      <w:r w:rsidR="00746372" w:rsidRPr="00507769">
        <w:rPr>
          <w:rFonts w:ascii="Times New Roman" w:eastAsia="Times New Roman" w:hAnsi="Times New Roman" w:cs="Times New Roman"/>
          <w:color w:val="000000"/>
          <w:sz w:val="24"/>
          <w:szCs w:val="24"/>
          <w:bdr w:val="none" w:sz="0" w:space="0" w:color="auto" w:frame="1"/>
          <w:lang w:val="en-GB" w:eastAsia="en-AU"/>
        </w:rPr>
        <w:t>0.</w:t>
      </w:r>
      <w:r w:rsidR="00324CEB" w:rsidRPr="00507769">
        <w:rPr>
          <w:rFonts w:ascii="Times New Roman" w:eastAsia="Times New Roman" w:hAnsi="Times New Roman" w:cs="Times New Roman"/>
          <w:color w:val="000000"/>
          <w:sz w:val="24"/>
          <w:szCs w:val="24"/>
          <w:bdr w:val="none" w:sz="0" w:space="0" w:color="auto" w:frame="1"/>
          <w:lang w:val="en-GB" w:eastAsia="en-AU"/>
        </w:rPr>
        <w:t>081</w:t>
      </w:r>
      <w:r w:rsidR="00746372" w:rsidRPr="00507769">
        <w:rPr>
          <w:rFonts w:ascii="Times New Roman" w:eastAsia="Times New Roman" w:hAnsi="Times New Roman" w:cs="Times New Roman"/>
          <w:color w:val="000000"/>
          <w:sz w:val="24"/>
          <w:szCs w:val="24"/>
          <w:bdr w:val="none" w:sz="0" w:space="0" w:color="auto" w:frame="1"/>
          <w:lang w:val="en-GB" w:eastAsia="en-AU"/>
        </w:rPr>
        <w:t>, 95%</w:t>
      </w:r>
      <w:r w:rsidR="00CF3917" w:rsidRPr="00507769">
        <w:rPr>
          <w:rFonts w:ascii="Times New Roman" w:eastAsia="Times New Roman" w:hAnsi="Times New Roman" w:cs="Times New Roman"/>
          <w:color w:val="000000"/>
          <w:sz w:val="24"/>
          <w:szCs w:val="24"/>
          <w:bdr w:val="none" w:sz="0" w:space="0" w:color="auto" w:frame="1"/>
          <w:lang w:val="en-GB" w:eastAsia="en-AU"/>
        </w:rPr>
        <w:t xml:space="preserve"> </w:t>
      </w:r>
      <w:r w:rsidR="00746372" w:rsidRPr="00507769">
        <w:rPr>
          <w:rFonts w:ascii="Times New Roman" w:eastAsia="Times New Roman" w:hAnsi="Times New Roman" w:cs="Times New Roman"/>
          <w:color w:val="000000"/>
          <w:sz w:val="24"/>
          <w:szCs w:val="24"/>
          <w:bdr w:val="none" w:sz="0" w:space="0" w:color="auto" w:frame="1"/>
          <w:lang w:val="en-GB" w:eastAsia="en-AU"/>
        </w:rPr>
        <w:t>CI: -0</w:t>
      </w:r>
      <w:r w:rsidR="00324CEB" w:rsidRPr="00507769">
        <w:rPr>
          <w:rFonts w:ascii="Times New Roman" w:eastAsia="Times New Roman" w:hAnsi="Times New Roman" w:cs="Times New Roman"/>
          <w:color w:val="000000"/>
          <w:sz w:val="24"/>
          <w:szCs w:val="24"/>
          <w:bdr w:val="none" w:sz="0" w:space="0" w:color="auto" w:frame="1"/>
          <w:lang w:val="en-GB" w:eastAsia="en-AU"/>
        </w:rPr>
        <w:t>.258</w:t>
      </w:r>
      <w:r w:rsidR="00746372" w:rsidRPr="00507769">
        <w:rPr>
          <w:rFonts w:ascii="Times New Roman" w:eastAsia="Times New Roman" w:hAnsi="Times New Roman" w:cs="Times New Roman"/>
          <w:color w:val="000000"/>
          <w:sz w:val="24"/>
          <w:szCs w:val="24"/>
          <w:bdr w:val="none" w:sz="0" w:space="0" w:color="auto" w:frame="1"/>
          <w:lang w:val="en-GB" w:eastAsia="en-AU"/>
        </w:rPr>
        <w:t xml:space="preserve"> – 0.</w:t>
      </w:r>
      <w:r w:rsidR="00CC2BB9" w:rsidRPr="00507769">
        <w:rPr>
          <w:rFonts w:ascii="Times New Roman" w:eastAsia="Times New Roman" w:hAnsi="Times New Roman" w:cs="Times New Roman"/>
          <w:color w:val="000000"/>
          <w:sz w:val="24"/>
          <w:szCs w:val="24"/>
          <w:bdr w:val="none" w:sz="0" w:space="0" w:color="auto" w:frame="1"/>
          <w:lang w:val="en-GB" w:eastAsia="en-AU"/>
        </w:rPr>
        <w:t>4</w:t>
      </w:r>
      <w:r w:rsidR="00324CEB" w:rsidRPr="00507769">
        <w:rPr>
          <w:rFonts w:ascii="Times New Roman" w:eastAsia="Times New Roman" w:hAnsi="Times New Roman" w:cs="Times New Roman"/>
          <w:color w:val="000000"/>
          <w:sz w:val="24"/>
          <w:szCs w:val="24"/>
          <w:bdr w:val="none" w:sz="0" w:space="0" w:color="auto" w:frame="1"/>
          <w:lang w:val="en-GB" w:eastAsia="en-AU"/>
        </w:rPr>
        <w:t>60</w:t>
      </w:r>
      <w:r w:rsidR="00746372" w:rsidRPr="00507769">
        <w:rPr>
          <w:rFonts w:ascii="Times New Roman" w:eastAsia="Times New Roman" w:hAnsi="Times New Roman" w:cs="Times New Roman"/>
          <w:color w:val="000000"/>
          <w:sz w:val="24"/>
          <w:szCs w:val="24"/>
          <w:bdr w:val="none" w:sz="0" w:space="0" w:color="auto" w:frame="1"/>
          <w:lang w:val="en-GB" w:eastAsia="en-AU"/>
        </w:rPr>
        <w:t xml:space="preserve">). </w:t>
      </w:r>
    </w:p>
    <w:p w14:paraId="2FDB79B4" w14:textId="1973E0B7" w:rsidR="00B5718E" w:rsidRPr="00507769" w:rsidRDefault="007C3624" w:rsidP="00537412">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(v) </w:t>
      </w:r>
      <w:r w:rsidR="00B5718E" w:rsidRPr="00507769">
        <w:rPr>
          <w:rFonts w:ascii="Times New Roman" w:hAnsi="Times New Roman" w:cs="Times New Roman"/>
          <w:i/>
          <w:iCs/>
          <w:sz w:val="24"/>
          <w:szCs w:val="24"/>
          <w:lang w:val="en-US"/>
        </w:rPr>
        <w:t xml:space="preserve">Does chronic exposure to elevated temperature blunt (i.e. lessen) the effects of temperature on dive duration means and variability? </w:t>
      </w:r>
    </w:p>
    <w:p w14:paraId="0D809CA8" w14:textId="659B264C" w:rsidR="00276DBC" w:rsidRPr="00507769" w:rsidRDefault="00276DBC"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There were insufficient data to assess the effects of chronic exposure to elevated temperatures on dive durations. Only four studies </w:t>
      </w:r>
      <w:r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r>
      <w:r w:rsidRPr="00507769">
        <w:rPr>
          <w:rFonts w:ascii="Times New Roman" w:hAnsi="Times New Roman" w:cs="Times New Roman"/>
          <w:sz w:val="24"/>
          <w:szCs w:val="24"/>
          <w:lang w:val="en-US"/>
        </w:rPr>
        <w:fldChar w:fldCharType="separate"/>
      </w:r>
      <w:r w:rsidRPr="00507769">
        <w:rPr>
          <w:rFonts w:ascii="Times New Roman" w:hAnsi="Times New Roman" w:cs="Times New Roman"/>
          <w:noProof/>
          <w:sz w:val="24"/>
          <w:szCs w:val="24"/>
          <w:lang w:val="en-US"/>
        </w:rPr>
        <w:t>(Bruton et al., 2012; Clark et al., 2008; Rodgers and Franklin, 2017; Rodgers et al., 2015)</w:t>
      </w:r>
      <w:r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on three species (</w:t>
      </w:r>
      <w:r w:rsidRPr="00507769">
        <w:rPr>
          <w:rFonts w:ascii="Times New Roman" w:hAnsi="Times New Roman" w:cs="Times New Roman"/>
          <w:i/>
          <w:iCs/>
          <w:sz w:val="24"/>
          <w:szCs w:val="24"/>
          <w:lang w:val="en-US"/>
        </w:rPr>
        <w:t>Acrochordus arafurae</w:t>
      </w:r>
      <w:r w:rsidR="00D0686D" w:rsidRPr="00507769">
        <w:rPr>
          <w:rFonts w:ascii="Times New Roman" w:hAnsi="Times New Roman" w:cs="Times New Roman"/>
          <w:i/>
          <w:iCs/>
          <w:sz w:val="24"/>
          <w:szCs w:val="24"/>
          <w:lang w:val="en-US"/>
        </w:rPr>
        <w:t xml:space="preserve">, </w:t>
      </w:r>
      <w:r w:rsidRPr="00507769">
        <w:rPr>
          <w:rFonts w:ascii="Times New Roman" w:hAnsi="Times New Roman" w:cs="Times New Roman"/>
          <w:i/>
          <w:iCs/>
          <w:sz w:val="24"/>
          <w:szCs w:val="24"/>
          <w:lang w:val="en-US"/>
        </w:rPr>
        <w:t>Elusor macrurus</w:t>
      </w:r>
      <w:r w:rsidR="00D0686D" w:rsidRPr="00507769">
        <w:rPr>
          <w:rFonts w:ascii="Times New Roman" w:hAnsi="Times New Roman" w:cs="Times New Roman"/>
          <w:sz w:val="24"/>
          <w:szCs w:val="24"/>
          <w:lang w:val="en-US"/>
        </w:rPr>
        <w:t xml:space="preserve"> and </w:t>
      </w:r>
      <w:r w:rsidR="00D0686D" w:rsidRPr="00507769">
        <w:rPr>
          <w:rFonts w:ascii="Times New Roman" w:hAnsi="Times New Roman" w:cs="Times New Roman"/>
          <w:i/>
          <w:iCs/>
          <w:sz w:val="24"/>
          <w:szCs w:val="24"/>
          <w:lang w:val="en-US"/>
        </w:rPr>
        <w:t>Crocodylus porosus</w:t>
      </w:r>
      <w:r w:rsidRPr="00507769">
        <w:rPr>
          <w:rFonts w:ascii="Times New Roman" w:hAnsi="Times New Roman" w:cs="Times New Roman"/>
          <w:sz w:val="24"/>
          <w:szCs w:val="24"/>
          <w:lang w:val="en-US"/>
        </w:rPr>
        <w:t>) assessed the thermal plasticity of dive durations</w:t>
      </w:r>
      <w:r w:rsidR="00C918FF" w:rsidRPr="00507769">
        <w:rPr>
          <w:rFonts w:ascii="Times New Roman" w:hAnsi="Times New Roman" w:cs="Times New Roman"/>
          <w:sz w:val="24"/>
          <w:szCs w:val="24"/>
          <w:lang w:val="en-US"/>
        </w:rPr>
        <w:t>, yielding 10 effect sizes</w:t>
      </w:r>
      <w:r w:rsidR="00B9543B" w:rsidRPr="00507769">
        <w:rPr>
          <w:rFonts w:ascii="Times New Roman" w:hAnsi="Times New Roman" w:cs="Times New Roman"/>
          <w:sz w:val="24"/>
          <w:szCs w:val="24"/>
          <w:lang w:val="en-US"/>
        </w:rPr>
        <w:t xml:space="preserve">. Since a quantitative analysis was not possible, a qualitative assessment of these data </w:t>
      </w:r>
      <w:proofErr w:type="gramStart"/>
      <w:r w:rsidR="008711F9">
        <w:rPr>
          <w:rFonts w:ascii="Times New Roman" w:hAnsi="Times New Roman" w:cs="Times New Roman"/>
          <w:sz w:val="24"/>
          <w:szCs w:val="24"/>
          <w:lang w:val="en-US"/>
        </w:rPr>
        <w:t>are</w:t>
      </w:r>
      <w:proofErr w:type="gramEnd"/>
      <w:r w:rsidR="008711F9">
        <w:rPr>
          <w:rFonts w:ascii="Times New Roman" w:hAnsi="Times New Roman" w:cs="Times New Roman"/>
          <w:sz w:val="24"/>
          <w:szCs w:val="24"/>
          <w:lang w:val="en-US"/>
        </w:rPr>
        <w:t xml:space="preserve"> </w:t>
      </w:r>
      <w:r w:rsidR="00B9543B" w:rsidRPr="00507769">
        <w:rPr>
          <w:rFonts w:ascii="Times New Roman" w:hAnsi="Times New Roman" w:cs="Times New Roman"/>
          <w:sz w:val="24"/>
          <w:szCs w:val="24"/>
          <w:lang w:val="en-US"/>
        </w:rPr>
        <w:t xml:space="preserve">provided in the discussion. </w:t>
      </w:r>
    </w:p>
    <w:p w14:paraId="2B79244A" w14:textId="77777777" w:rsidR="006015BB" w:rsidRPr="00507769" w:rsidRDefault="006015BB" w:rsidP="006015BB">
      <w:pPr>
        <w:jc w:val="both"/>
        <w:rPr>
          <w:rFonts w:ascii="Times New Roman" w:hAnsi="Times New Roman" w:cs="Times New Roman"/>
          <w:bCs/>
          <w:i/>
          <w:iCs/>
          <w:sz w:val="24"/>
          <w:szCs w:val="24"/>
          <w:lang w:val="en-US"/>
        </w:rPr>
      </w:pPr>
    </w:p>
    <w:p w14:paraId="65B69F81" w14:textId="43626365" w:rsidR="00C64A1C" w:rsidRPr="00507769" w:rsidRDefault="009E438F" w:rsidP="00115F40">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(v</w:t>
      </w:r>
      <w:r w:rsidR="006015BB" w:rsidRPr="00507769">
        <w:rPr>
          <w:rFonts w:ascii="Times New Roman" w:hAnsi="Times New Roman" w:cs="Times New Roman"/>
          <w:i/>
          <w:iCs/>
          <w:sz w:val="24"/>
          <w:szCs w:val="24"/>
          <w:lang w:val="en-US"/>
        </w:rPr>
        <w:t>i</w:t>
      </w:r>
      <w:r w:rsidRPr="00507769">
        <w:rPr>
          <w:rFonts w:ascii="Times New Roman" w:hAnsi="Times New Roman" w:cs="Times New Roman"/>
          <w:i/>
          <w:iCs/>
          <w:sz w:val="24"/>
          <w:szCs w:val="24"/>
          <w:lang w:val="en-US"/>
        </w:rPr>
        <w:t xml:space="preserve">) </w:t>
      </w:r>
      <w:r w:rsidR="00C64A1C" w:rsidRPr="00507769">
        <w:rPr>
          <w:rFonts w:ascii="Times New Roman" w:hAnsi="Times New Roman" w:cs="Times New Roman"/>
          <w:i/>
          <w:iCs/>
          <w:sz w:val="24"/>
          <w:szCs w:val="24"/>
          <w:lang w:val="en-US"/>
        </w:rPr>
        <w:t>Publication bias</w:t>
      </w:r>
    </w:p>
    <w:p w14:paraId="53A57245" w14:textId="644C5C1F" w:rsidR="003B4D50" w:rsidRPr="00507769" w:rsidRDefault="003B4D50" w:rsidP="001B1DA7">
      <w:pPr>
        <w:spacing w:line="240" w:lineRule="auto"/>
        <w:contextualSpacing/>
        <w:jc w:val="both"/>
        <w:rPr>
          <w:rFonts w:ascii="Times New Roman" w:hAnsi="Times New Roman" w:cs="Times New Roman"/>
          <w:sz w:val="24"/>
          <w:szCs w:val="24"/>
          <w:lang w:val="en-US"/>
        </w:rPr>
      </w:pPr>
      <w:r w:rsidRPr="001B1DA7">
        <w:rPr>
          <w:rFonts w:ascii="Times New Roman" w:hAnsi="Times New Roman" w:cs="Times New Roman"/>
          <w:sz w:val="24"/>
          <w:szCs w:val="24"/>
          <w:lang w:val="en-US"/>
        </w:rPr>
        <w:t>Visual inspection of funnel plots showed some asymmetry of effect sizes around the meta-analytic mean (</w:t>
      </w:r>
      <w:r w:rsidRPr="001B1DA7">
        <w:rPr>
          <w:rFonts w:ascii="Times New Roman" w:hAnsi="Times New Roman" w:cs="Times New Roman"/>
          <w:i/>
          <w:iCs/>
          <w:sz w:val="24"/>
          <w:szCs w:val="24"/>
          <w:lang w:val="en-US"/>
        </w:rPr>
        <w:t>ln</w:t>
      </w:r>
      <w:r w:rsidRPr="001B1DA7">
        <w:rPr>
          <w:rFonts w:ascii="Times New Roman" w:hAnsi="Times New Roman" w:cs="Times New Roman"/>
          <w:sz w:val="24"/>
          <w:szCs w:val="24"/>
          <w:lang w:val="en-US"/>
        </w:rPr>
        <w:t>RR) in the laboratory-based dataset but showed symmetry around the meta-analytic mean (</w:t>
      </w:r>
      <w:r w:rsidRPr="001B1DA7">
        <w:rPr>
          <w:rFonts w:ascii="Times New Roman" w:hAnsi="Times New Roman" w:cs="Times New Roman"/>
          <w:i/>
          <w:iCs/>
          <w:sz w:val="24"/>
          <w:szCs w:val="24"/>
          <w:lang w:val="en-US"/>
        </w:rPr>
        <w:t>ln</w:t>
      </w:r>
      <w:r w:rsidRPr="001B1DA7">
        <w:rPr>
          <w:rFonts w:ascii="Times New Roman" w:hAnsi="Times New Roman" w:cs="Times New Roman"/>
          <w:sz w:val="24"/>
          <w:szCs w:val="24"/>
          <w:lang w:val="en-US"/>
        </w:rPr>
        <w:t>RR) in the field-based data set. Symmetry was also observed in funnel plots for the meta-analytic variance (</w:t>
      </w:r>
      <w:r w:rsidRPr="001B1DA7">
        <w:rPr>
          <w:rFonts w:ascii="Times New Roman" w:hAnsi="Times New Roman" w:cs="Times New Roman"/>
          <w:i/>
          <w:iCs/>
          <w:sz w:val="24"/>
          <w:szCs w:val="24"/>
          <w:lang w:val="en-US"/>
        </w:rPr>
        <w:t>ln</w:t>
      </w:r>
      <w:r w:rsidRPr="001B1DA7">
        <w:rPr>
          <w:rFonts w:ascii="Times New Roman" w:hAnsi="Times New Roman" w:cs="Times New Roman"/>
          <w:sz w:val="24"/>
          <w:szCs w:val="24"/>
          <w:lang w:val="en-US"/>
        </w:rPr>
        <w:t xml:space="preserve">CVR) in both the laboratory- and field-based datasets (Fig. S2 A-B). Asymmetry for </w:t>
      </w:r>
      <w:r w:rsidRPr="001B1DA7">
        <w:rPr>
          <w:rFonts w:ascii="Times New Roman" w:hAnsi="Times New Roman" w:cs="Times New Roman"/>
          <w:i/>
          <w:iCs/>
          <w:sz w:val="24"/>
          <w:szCs w:val="24"/>
          <w:lang w:val="en-US"/>
        </w:rPr>
        <w:t>lnRR,</w:t>
      </w:r>
      <w:r w:rsidRPr="001B1DA7">
        <w:rPr>
          <w:rFonts w:ascii="Times New Roman" w:hAnsi="Times New Roman" w:cs="Times New Roman"/>
          <w:sz w:val="24"/>
          <w:szCs w:val="24"/>
          <w:lang w:val="en-US"/>
        </w:rPr>
        <w:t xml:space="preserve"> however, may be the result of high heterogeneity</w:t>
      </w:r>
      <w:r>
        <w:rPr>
          <w:rFonts w:ascii="Times New Roman" w:hAnsi="Times New Roman" w:cs="Times New Roman"/>
          <w:sz w:val="24"/>
          <w:szCs w:val="24"/>
          <w:lang w:val="en-US"/>
        </w:rPr>
        <w:t xml:space="preserve"> among effect sizes</w:t>
      </w:r>
      <w:r w:rsidRPr="001B1DA7">
        <w:rPr>
          <w:rFonts w:ascii="Times New Roman" w:hAnsi="Times New Roman" w:cs="Times New Roman"/>
          <w:sz w:val="24"/>
          <w:szCs w:val="24"/>
          <w:lang w:val="en-US"/>
        </w:rPr>
        <w:t xml:space="preserve"> given that Egger’s regression results indicated that there was no significant publication bias in the dataset in dive durations means (laboratory-based </w:t>
      </w:r>
      <w:r w:rsidRPr="001B1DA7">
        <w:rPr>
          <w:rFonts w:ascii="Times New Roman" w:hAnsi="Times New Roman" w:cs="Times New Roman"/>
          <w:i/>
          <w:iCs/>
          <w:sz w:val="24"/>
          <w:szCs w:val="24"/>
          <w:lang w:val="en-US"/>
        </w:rPr>
        <w:t>ln</w:t>
      </w:r>
      <w:r w:rsidRPr="001B1DA7">
        <w:rPr>
          <w:rFonts w:ascii="Times New Roman" w:hAnsi="Times New Roman" w:cs="Times New Roman"/>
          <w:sz w:val="24"/>
          <w:szCs w:val="24"/>
          <w:lang w:val="en-US"/>
        </w:rPr>
        <w:t xml:space="preserve">RR -0.570, 95% CI: -4.544 – </w:t>
      </w:r>
      <w:r w:rsidRPr="001B1DA7">
        <w:rPr>
          <w:rFonts w:ascii="Times New Roman" w:hAnsi="Times New Roman" w:cs="Times New Roman"/>
          <w:sz w:val="24"/>
          <w:szCs w:val="24"/>
          <w:lang w:val="en-US"/>
        </w:rPr>
        <w:lastRenderedPageBreak/>
        <w:t>3.404; field-based -0.609, 95% CI: -2.682 – 1.463) or variability (</w:t>
      </w:r>
      <w:r w:rsidRPr="001B1DA7">
        <w:rPr>
          <w:rFonts w:ascii="Times New Roman" w:hAnsi="Times New Roman" w:cs="Times New Roman"/>
          <w:i/>
          <w:iCs/>
          <w:sz w:val="24"/>
          <w:szCs w:val="24"/>
          <w:lang w:val="en-US"/>
        </w:rPr>
        <w:t>ln</w:t>
      </w:r>
      <w:r w:rsidRPr="001B1DA7">
        <w:rPr>
          <w:rFonts w:ascii="Times New Roman" w:hAnsi="Times New Roman" w:cs="Times New Roman"/>
          <w:sz w:val="24"/>
          <w:szCs w:val="24"/>
          <w:lang w:val="en-US"/>
        </w:rPr>
        <w:t xml:space="preserve">CVR: -0.684, 95% CI: -4.037 – 2.668; field-based </w:t>
      </w:r>
      <w:r w:rsidRPr="001B1DA7">
        <w:rPr>
          <w:rFonts w:ascii="Times New Roman" w:hAnsi="Times New Roman" w:cs="Times New Roman"/>
          <w:i/>
          <w:iCs/>
          <w:sz w:val="24"/>
          <w:szCs w:val="24"/>
          <w:lang w:val="en-US"/>
        </w:rPr>
        <w:t>ln</w:t>
      </w:r>
      <w:r w:rsidRPr="001B1DA7">
        <w:rPr>
          <w:rFonts w:ascii="Times New Roman" w:hAnsi="Times New Roman" w:cs="Times New Roman"/>
          <w:sz w:val="24"/>
          <w:szCs w:val="24"/>
          <w:lang w:val="en-US"/>
        </w:rPr>
        <w:t>CVR 0.755, 95% CI: -0.531 – 2.040).</w:t>
      </w:r>
    </w:p>
    <w:p w14:paraId="1C1EBAC9" w14:textId="3A8D7C15" w:rsidR="009D2E13" w:rsidRPr="00507769" w:rsidRDefault="009D2E13" w:rsidP="00CA7277">
      <w:pPr>
        <w:jc w:val="both"/>
        <w:rPr>
          <w:rFonts w:ascii="Times New Roman" w:hAnsi="Times New Roman" w:cs="Times New Roman"/>
          <w:b/>
          <w:bCs/>
          <w:sz w:val="24"/>
          <w:szCs w:val="24"/>
          <w:lang w:val="en-US"/>
        </w:rPr>
      </w:pPr>
    </w:p>
    <w:p w14:paraId="3446F1AC" w14:textId="44730423" w:rsidR="00B27B5F" w:rsidRPr="00507769" w:rsidRDefault="009F3F03"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Discussion</w:t>
      </w:r>
    </w:p>
    <w:p w14:paraId="34551846" w14:textId="536737B6" w:rsidR="00310996" w:rsidRPr="00507769" w:rsidRDefault="00493D58"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Underwater excursions are crucial to the survival and ecological success of many diving species</w:t>
      </w:r>
      <w:r w:rsidR="003E1F08">
        <w:rPr>
          <w:rFonts w:ascii="Times New Roman" w:hAnsi="Times New Roman" w:cs="Times New Roman"/>
          <w:sz w:val="24"/>
          <w:szCs w:val="24"/>
          <w:lang w:val="en-US"/>
        </w:rPr>
        <w:t xml:space="preserve">, yet </w:t>
      </w:r>
      <w:r w:rsidRPr="00507769">
        <w:rPr>
          <w:rFonts w:ascii="Times New Roman" w:hAnsi="Times New Roman" w:cs="Times New Roman"/>
          <w:sz w:val="24"/>
          <w:szCs w:val="24"/>
          <w:lang w:val="en-US"/>
        </w:rPr>
        <w:t xml:space="preserve">we </w:t>
      </w:r>
      <w:r w:rsidR="003E1F08">
        <w:rPr>
          <w:rFonts w:ascii="Times New Roman" w:hAnsi="Times New Roman" w:cs="Times New Roman"/>
          <w:sz w:val="24"/>
          <w:szCs w:val="24"/>
          <w:lang w:val="en-US"/>
        </w:rPr>
        <w:t>report here</w:t>
      </w:r>
      <w:r w:rsidR="00B80675">
        <w:rPr>
          <w:rFonts w:ascii="Times New Roman" w:hAnsi="Times New Roman" w:cs="Times New Roman"/>
          <w:sz w:val="24"/>
          <w:szCs w:val="24"/>
          <w:lang w:val="en-US"/>
        </w:rPr>
        <w:t xml:space="preserve"> that there is a consistent pattern across multiple studies that </w:t>
      </w:r>
      <w:r w:rsidRPr="00507769">
        <w:rPr>
          <w:rFonts w:ascii="Times New Roman" w:hAnsi="Times New Roman" w:cs="Times New Roman"/>
          <w:sz w:val="24"/>
          <w:szCs w:val="24"/>
          <w:lang w:val="en-US"/>
        </w:rPr>
        <w:t xml:space="preserve">dive durations </w:t>
      </w:r>
      <w:r w:rsidR="00B80675">
        <w:rPr>
          <w:rFonts w:ascii="Times New Roman" w:hAnsi="Times New Roman" w:cs="Times New Roman"/>
          <w:sz w:val="24"/>
          <w:szCs w:val="24"/>
          <w:lang w:val="en-US"/>
        </w:rPr>
        <w:t>are cut short</w:t>
      </w:r>
      <w:r w:rsidRPr="00507769">
        <w:rPr>
          <w:rFonts w:ascii="Times New Roman" w:hAnsi="Times New Roman" w:cs="Times New Roman"/>
          <w:sz w:val="24"/>
          <w:szCs w:val="24"/>
          <w:lang w:val="en-US"/>
        </w:rPr>
        <w:t xml:space="preserve"> </w:t>
      </w:r>
      <w:r w:rsidR="00B9662A" w:rsidRPr="00507769">
        <w:rPr>
          <w:rFonts w:ascii="Times New Roman" w:hAnsi="Times New Roman" w:cs="Times New Roman"/>
          <w:sz w:val="24"/>
          <w:szCs w:val="24"/>
          <w:lang w:val="en-US"/>
        </w:rPr>
        <w:t>by temperature increases.</w:t>
      </w:r>
      <w:r w:rsidR="00227BE8">
        <w:rPr>
          <w:rFonts w:ascii="Times New Roman" w:hAnsi="Times New Roman" w:cs="Times New Roman"/>
          <w:sz w:val="24"/>
          <w:szCs w:val="24"/>
          <w:lang w:val="en-US"/>
        </w:rPr>
        <w:t xml:space="preserve"> The</w:t>
      </w:r>
      <w:r w:rsidRPr="00507769">
        <w:rPr>
          <w:rFonts w:ascii="Times New Roman" w:hAnsi="Times New Roman" w:cs="Times New Roman"/>
          <w:sz w:val="24"/>
          <w:szCs w:val="24"/>
          <w:lang w:val="en-US"/>
        </w:rPr>
        <w:t xml:space="preserve"> </w:t>
      </w:r>
      <w:r w:rsidR="00D124BC" w:rsidRPr="00507769">
        <w:rPr>
          <w:rFonts w:ascii="Times New Roman" w:hAnsi="Times New Roman" w:cs="Times New Roman"/>
          <w:sz w:val="24"/>
          <w:szCs w:val="24"/>
          <w:lang w:val="en-US"/>
        </w:rPr>
        <w:t xml:space="preserve">arm-based </w:t>
      </w:r>
      <w:r w:rsidRPr="00507769">
        <w:rPr>
          <w:rFonts w:ascii="Times New Roman" w:hAnsi="Times New Roman" w:cs="Times New Roman"/>
          <w:sz w:val="24"/>
          <w:szCs w:val="24"/>
          <w:lang w:val="en-US"/>
        </w:rPr>
        <w:t>model show</w:t>
      </w:r>
      <w:r w:rsidR="00D124BC" w:rsidRPr="00507769">
        <w:rPr>
          <w:rFonts w:ascii="Times New Roman" w:hAnsi="Times New Roman" w:cs="Times New Roman"/>
          <w:sz w:val="24"/>
          <w:szCs w:val="24"/>
          <w:lang w:val="en-US"/>
        </w:rPr>
        <w:t>ed</w:t>
      </w:r>
      <w:r w:rsidRPr="00507769">
        <w:rPr>
          <w:rFonts w:ascii="Times New Roman" w:hAnsi="Times New Roman" w:cs="Times New Roman"/>
          <w:sz w:val="24"/>
          <w:szCs w:val="24"/>
          <w:lang w:val="en-US"/>
        </w:rPr>
        <w:t xml:space="preserve"> that for every 1°C increase in water temperature, diving ectotherm</w:t>
      </w:r>
      <w:r w:rsidR="003E1F08">
        <w:rPr>
          <w:rFonts w:ascii="Times New Roman" w:hAnsi="Times New Roman" w:cs="Times New Roman"/>
          <w:sz w:val="24"/>
          <w:szCs w:val="24"/>
          <w:lang w:val="en-US"/>
        </w:rPr>
        <w:t>ic vertebrates</w:t>
      </w:r>
      <w:r w:rsidR="00227BE8">
        <w:rPr>
          <w:rFonts w:ascii="Times New Roman" w:hAnsi="Times New Roman" w:cs="Times New Roman"/>
          <w:sz w:val="24"/>
          <w:szCs w:val="24"/>
          <w:lang w:val="en-US"/>
        </w:rPr>
        <w:t xml:space="preserve"> </w:t>
      </w:r>
      <w:r w:rsidRPr="00507769">
        <w:rPr>
          <w:rFonts w:ascii="Times New Roman" w:hAnsi="Times New Roman" w:cs="Times New Roman"/>
          <w:sz w:val="24"/>
          <w:szCs w:val="24"/>
          <w:lang w:val="en-US"/>
        </w:rPr>
        <w:t xml:space="preserve">experience an 11% decrease in </w:t>
      </w:r>
      <w:r w:rsidR="00B9662A" w:rsidRPr="00507769">
        <w:rPr>
          <w:rFonts w:ascii="Times New Roman" w:hAnsi="Times New Roman" w:cs="Times New Roman"/>
          <w:sz w:val="24"/>
          <w:szCs w:val="24"/>
          <w:lang w:val="en-US"/>
        </w:rPr>
        <w:t>dive duration</w:t>
      </w:r>
      <w:r w:rsidR="00A30DF1" w:rsidRPr="00507769">
        <w:rPr>
          <w:rFonts w:ascii="Times New Roman" w:hAnsi="Times New Roman" w:cs="Times New Roman"/>
          <w:sz w:val="24"/>
          <w:szCs w:val="24"/>
          <w:lang w:val="en-US"/>
        </w:rPr>
        <w:t>, on average</w:t>
      </w:r>
      <w:r w:rsidR="00F024BF" w:rsidRPr="00507769">
        <w:rPr>
          <w:rFonts w:ascii="Times New Roman" w:hAnsi="Times New Roman" w:cs="Times New Roman"/>
          <w:sz w:val="24"/>
          <w:szCs w:val="24"/>
          <w:lang w:val="en-US"/>
        </w:rPr>
        <w:t xml:space="preserve">. </w:t>
      </w:r>
      <w:bookmarkStart w:id="12" w:name="_Hlk39490246"/>
      <w:r w:rsidR="00887C50" w:rsidRPr="00507769">
        <w:rPr>
          <w:rFonts w:ascii="Times New Roman" w:hAnsi="Times New Roman" w:cs="Times New Roman"/>
          <w:sz w:val="24"/>
          <w:szCs w:val="24"/>
          <w:lang w:val="en-US"/>
        </w:rPr>
        <w:t xml:space="preserve">Average water temperatures in marine and freshwater habitats are projected to increase between 1.5 </w:t>
      </w:r>
      <w:bookmarkStart w:id="13" w:name="OLE_LINK7"/>
      <w:r w:rsidR="00887C50" w:rsidRPr="00507769">
        <w:rPr>
          <w:rFonts w:ascii="Times New Roman" w:hAnsi="Times New Roman" w:cs="Times New Roman"/>
          <w:sz w:val="24"/>
          <w:szCs w:val="24"/>
          <w:lang w:val="en-US"/>
        </w:rPr>
        <w:t>–</w:t>
      </w:r>
      <w:bookmarkEnd w:id="13"/>
      <w:r w:rsidR="00887C50" w:rsidRPr="00507769">
        <w:rPr>
          <w:rFonts w:ascii="Times New Roman" w:hAnsi="Times New Roman" w:cs="Times New Roman"/>
          <w:sz w:val="24"/>
          <w:szCs w:val="24"/>
          <w:lang w:val="en-US"/>
        </w:rPr>
        <w:t xml:space="preserve"> 4°C in the next century, and marine heatwaves are already increasing in intensity, duration and frequency</w:t>
      </w:r>
      <w:r w:rsidR="00B16B5A" w:rsidRPr="00507769">
        <w:rPr>
          <w:rFonts w:ascii="Times New Roman" w:hAnsi="Times New Roman" w:cs="Times New Roman"/>
          <w:sz w:val="24"/>
          <w:szCs w:val="24"/>
          <w:lang w:val="en-US"/>
        </w:rPr>
        <w:t xml:space="preserve"> worldwide</w:t>
      </w:r>
      <w:r w:rsidR="00887C50" w:rsidRPr="00507769">
        <w:rPr>
          <w:rFonts w:ascii="Times New Roman" w:hAnsi="Times New Roman" w:cs="Times New Roman"/>
          <w:sz w:val="24"/>
          <w:szCs w:val="24"/>
          <w:lang w:val="en-US"/>
        </w:rPr>
        <w:t xml:space="preserve"> </w:t>
      </w:r>
      <w:r w:rsidR="00887C50" w:rsidRPr="00507769">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sidRPr="00507769">
        <w:rPr>
          <w:rFonts w:ascii="Times New Roman" w:hAnsi="Times New Roman" w:cs="Times New Roman"/>
          <w:sz w:val="24"/>
          <w:szCs w:val="24"/>
          <w:lang w:val="en-US"/>
        </w:rPr>
        <w:instrText xml:space="preserve"> ADDIN EN.CITE </w:instrText>
      </w:r>
      <w:r w:rsidR="00FF3923" w:rsidRPr="00507769">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sidRPr="00507769">
        <w:rPr>
          <w:rFonts w:ascii="Times New Roman" w:hAnsi="Times New Roman" w:cs="Times New Roman"/>
          <w:sz w:val="24"/>
          <w:szCs w:val="24"/>
          <w:lang w:val="en-US"/>
        </w:rPr>
        <w:instrText xml:space="preserve"> ADDIN EN.CITE.DATA </w:instrText>
      </w:r>
      <w:r w:rsidR="00FF3923" w:rsidRPr="00507769">
        <w:rPr>
          <w:rFonts w:ascii="Times New Roman" w:hAnsi="Times New Roman" w:cs="Times New Roman"/>
          <w:sz w:val="24"/>
          <w:szCs w:val="24"/>
          <w:lang w:val="en-US"/>
        </w:rPr>
      </w:r>
      <w:r w:rsidR="00FF3923" w:rsidRPr="00507769">
        <w:rPr>
          <w:rFonts w:ascii="Times New Roman" w:hAnsi="Times New Roman" w:cs="Times New Roman"/>
          <w:sz w:val="24"/>
          <w:szCs w:val="24"/>
          <w:lang w:val="en-US"/>
        </w:rPr>
        <w:fldChar w:fldCharType="end"/>
      </w:r>
      <w:r w:rsidR="00887C50" w:rsidRPr="00507769">
        <w:rPr>
          <w:rFonts w:ascii="Times New Roman" w:hAnsi="Times New Roman" w:cs="Times New Roman"/>
          <w:sz w:val="24"/>
          <w:szCs w:val="24"/>
          <w:lang w:val="en-US"/>
        </w:rPr>
      </w:r>
      <w:r w:rsidR="00887C50" w:rsidRPr="00507769">
        <w:rPr>
          <w:rFonts w:ascii="Times New Roman" w:hAnsi="Times New Roman" w:cs="Times New Roman"/>
          <w:sz w:val="24"/>
          <w:szCs w:val="24"/>
          <w:lang w:val="en-US"/>
        </w:rPr>
        <w:fldChar w:fldCharType="separate"/>
      </w:r>
      <w:r w:rsidR="00FF3923" w:rsidRPr="00507769">
        <w:rPr>
          <w:rFonts w:ascii="Times New Roman" w:hAnsi="Times New Roman" w:cs="Times New Roman"/>
          <w:noProof/>
          <w:sz w:val="24"/>
          <w:szCs w:val="24"/>
          <w:lang w:val="en-US"/>
        </w:rPr>
        <w:t>(Cheng et al., 2019; Hobday and Lough, 2011; Hughes et al., 2017; Stillman, 2019)</w:t>
      </w:r>
      <w:r w:rsidR="00887C50" w:rsidRPr="00507769">
        <w:rPr>
          <w:rFonts w:ascii="Times New Roman" w:hAnsi="Times New Roman" w:cs="Times New Roman"/>
          <w:sz w:val="24"/>
          <w:szCs w:val="24"/>
          <w:lang w:val="en-US"/>
        </w:rPr>
        <w:fldChar w:fldCharType="end"/>
      </w:r>
      <w:r w:rsidR="00887C50" w:rsidRPr="00507769">
        <w:rPr>
          <w:rFonts w:ascii="Times New Roman" w:hAnsi="Times New Roman" w:cs="Times New Roman"/>
          <w:sz w:val="24"/>
          <w:szCs w:val="24"/>
          <w:lang w:val="en-US"/>
        </w:rPr>
        <w:t xml:space="preserve">. </w:t>
      </w:r>
      <w:r w:rsidR="00792FD8" w:rsidRPr="00507769">
        <w:rPr>
          <w:rFonts w:ascii="Times New Roman" w:hAnsi="Times New Roman" w:cs="Times New Roman"/>
          <w:sz w:val="24"/>
          <w:szCs w:val="24"/>
          <w:lang w:val="en-US"/>
        </w:rPr>
        <w:t xml:space="preserve">Our data suggest </w:t>
      </w:r>
      <w:r w:rsidR="00B16B5A" w:rsidRPr="00507769">
        <w:rPr>
          <w:rFonts w:ascii="Times New Roman" w:hAnsi="Times New Roman" w:cs="Times New Roman"/>
          <w:sz w:val="24"/>
          <w:szCs w:val="24"/>
          <w:lang w:val="en-US"/>
        </w:rPr>
        <w:t xml:space="preserve">that </w:t>
      </w:r>
      <w:r w:rsidR="00792FD8" w:rsidRPr="00507769">
        <w:rPr>
          <w:rFonts w:ascii="Times New Roman" w:hAnsi="Times New Roman" w:cs="Times New Roman"/>
          <w:sz w:val="24"/>
          <w:szCs w:val="24"/>
          <w:lang w:val="en-US"/>
        </w:rPr>
        <w:t xml:space="preserve">this magnitude of warming </w:t>
      </w:r>
      <w:r w:rsidR="00B16B5A" w:rsidRPr="00507769">
        <w:rPr>
          <w:rFonts w:ascii="Times New Roman" w:hAnsi="Times New Roman" w:cs="Times New Roman"/>
          <w:sz w:val="24"/>
          <w:szCs w:val="24"/>
          <w:lang w:val="en-US"/>
        </w:rPr>
        <w:t>could</w:t>
      </w:r>
      <w:r w:rsidR="00792FD8" w:rsidRPr="00507769">
        <w:rPr>
          <w:rFonts w:ascii="Times New Roman" w:hAnsi="Times New Roman" w:cs="Times New Roman"/>
          <w:sz w:val="24"/>
          <w:szCs w:val="24"/>
          <w:lang w:val="en-US"/>
        </w:rPr>
        <w:t xml:space="preserve"> translate to</w:t>
      </w:r>
      <w:r w:rsidR="00B16B5A" w:rsidRPr="00507769">
        <w:rPr>
          <w:rFonts w:ascii="Times New Roman" w:hAnsi="Times New Roman" w:cs="Times New Roman"/>
          <w:sz w:val="24"/>
          <w:szCs w:val="24"/>
          <w:lang w:val="en-US"/>
        </w:rPr>
        <w:t xml:space="preserve"> substantial cuts in dive durations, by approximately </w:t>
      </w:r>
      <w:r w:rsidR="00792FD8" w:rsidRPr="00507769">
        <w:rPr>
          <w:rFonts w:ascii="Times New Roman" w:hAnsi="Times New Roman" w:cs="Times New Roman"/>
          <w:sz w:val="24"/>
          <w:szCs w:val="24"/>
          <w:lang w:val="en-US"/>
        </w:rPr>
        <w:t>16 – 44</w:t>
      </w:r>
      <w:r w:rsidR="00B16B5A" w:rsidRPr="00507769">
        <w:rPr>
          <w:rFonts w:ascii="Times New Roman" w:hAnsi="Times New Roman" w:cs="Times New Roman"/>
          <w:sz w:val="24"/>
          <w:szCs w:val="24"/>
          <w:lang w:val="en-US"/>
        </w:rPr>
        <w:t>%.</w:t>
      </w:r>
      <w:r w:rsidR="00A00ADE" w:rsidRPr="00507769">
        <w:rPr>
          <w:rFonts w:ascii="Times New Roman" w:hAnsi="Times New Roman" w:cs="Times New Roman"/>
          <w:sz w:val="24"/>
          <w:szCs w:val="24"/>
          <w:lang w:val="en-US"/>
        </w:rPr>
        <w:t xml:space="preserve"> Climate warming may therefore reduce time for obligate underwater activities (e.g. predator avoidance, foraging, social interactions) and diving species may be forced to spend more time at the water’s surface. </w:t>
      </w:r>
    </w:p>
    <w:bookmarkEnd w:id="12"/>
    <w:p w14:paraId="2A3C6A78" w14:textId="41951187" w:rsidR="00E36224" w:rsidRPr="00507769" w:rsidRDefault="00E36224" w:rsidP="00896FAC">
      <w:pPr>
        <w:spacing w:after="60"/>
        <w:jc w:val="both"/>
        <w:rPr>
          <w:rFonts w:ascii="Times New Roman" w:hAnsi="Times New Roman" w:cs="Times New Roman"/>
          <w:sz w:val="24"/>
          <w:szCs w:val="24"/>
          <w:lang w:val="en-US"/>
        </w:rPr>
      </w:pPr>
    </w:p>
    <w:p w14:paraId="0ECE4136" w14:textId="52C61B9F" w:rsidR="009C3AD7" w:rsidRPr="00507769" w:rsidRDefault="009C3AD7"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The magnitude of temperature </w:t>
      </w:r>
      <w:proofErr w:type="gramStart"/>
      <w:r w:rsidRPr="00507769">
        <w:rPr>
          <w:rFonts w:ascii="Times New Roman" w:hAnsi="Times New Roman" w:cs="Times New Roman"/>
          <w:i/>
          <w:iCs/>
          <w:sz w:val="24"/>
          <w:szCs w:val="24"/>
          <w:lang w:val="en-US"/>
        </w:rPr>
        <w:t>increase</w:t>
      </w:r>
      <w:proofErr w:type="gramEnd"/>
      <w:r w:rsidRPr="00507769">
        <w:rPr>
          <w:rFonts w:ascii="Times New Roman" w:hAnsi="Times New Roman" w:cs="Times New Roman"/>
          <w:i/>
          <w:iCs/>
          <w:sz w:val="24"/>
          <w:szCs w:val="24"/>
          <w:lang w:val="en-US"/>
        </w:rPr>
        <w:t xml:space="preserve"> matters</w:t>
      </w:r>
    </w:p>
    <w:p w14:paraId="21ABF214" w14:textId="5B5A91BE" w:rsidR="00691FCD" w:rsidRPr="00507769" w:rsidRDefault="003F0746" w:rsidP="00CA7277">
      <w:pPr>
        <w:jc w:val="both"/>
        <w:rPr>
          <w:rFonts w:ascii="Times New Roman" w:hAnsi="Times New Roman" w:cs="Times New Roman"/>
          <w:iCs/>
          <w:sz w:val="24"/>
          <w:szCs w:val="24"/>
          <w:lang w:val="en-US"/>
        </w:rPr>
      </w:pPr>
      <w:r w:rsidRPr="00507769">
        <w:rPr>
          <w:rFonts w:ascii="Times New Roman" w:hAnsi="Times New Roman" w:cs="Times New Roman"/>
          <w:sz w:val="24"/>
          <w:szCs w:val="24"/>
          <w:lang w:val="en-US"/>
        </w:rPr>
        <w:t>As predicted, l</w:t>
      </w:r>
      <w:r w:rsidR="009C3AD7" w:rsidRPr="00507769">
        <w:rPr>
          <w:rFonts w:ascii="Times New Roman" w:hAnsi="Times New Roman" w:cs="Times New Roman"/>
          <w:sz w:val="24"/>
          <w:szCs w:val="24"/>
          <w:lang w:val="en-US"/>
        </w:rPr>
        <w:t xml:space="preserve">arger increases in temperature </w:t>
      </w:r>
      <w:r w:rsidR="008E51F2" w:rsidRPr="00507769">
        <w:rPr>
          <w:rFonts w:ascii="Times New Roman" w:hAnsi="Times New Roman" w:cs="Times New Roman"/>
          <w:sz w:val="24"/>
          <w:szCs w:val="24"/>
          <w:lang w:val="en-US"/>
        </w:rPr>
        <w:t>exerted stronger effects on dive duration means</w:t>
      </w:r>
      <w:r w:rsidR="002D58D4" w:rsidRPr="00507769">
        <w:rPr>
          <w:rFonts w:ascii="Times New Roman" w:hAnsi="Times New Roman" w:cs="Times New Roman"/>
          <w:sz w:val="24"/>
          <w:szCs w:val="24"/>
          <w:lang w:val="en-US"/>
        </w:rPr>
        <w:t>, but not variability.</w:t>
      </w:r>
      <w:r w:rsidR="008E51F2" w:rsidRPr="00507769">
        <w:rPr>
          <w:rFonts w:ascii="Times New Roman" w:hAnsi="Times New Roman" w:cs="Times New Roman"/>
          <w:sz w:val="24"/>
          <w:szCs w:val="24"/>
          <w:lang w:val="en-US"/>
        </w:rPr>
        <w:t xml:space="preserve"> Our contrast-based model </w:t>
      </w:r>
      <w:r w:rsidRPr="00507769">
        <w:rPr>
          <w:rFonts w:ascii="Times New Roman" w:hAnsi="Times New Roman" w:cs="Times New Roman"/>
          <w:sz w:val="24"/>
          <w:szCs w:val="24"/>
          <w:lang w:val="en-US"/>
        </w:rPr>
        <w:t>estimated</w:t>
      </w:r>
      <w:r w:rsidR="008E51F2" w:rsidRPr="00507769">
        <w:rPr>
          <w:rFonts w:ascii="Times New Roman" w:hAnsi="Times New Roman" w:cs="Times New Roman"/>
          <w:sz w:val="24"/>
          <w:szCs w:val="24"/>
          <w:lang w:val="en-US"/>
        </w:rPr>
        <w:t xml:space="preserve"> that </w:t>
      </w:r>
      <w:r w:rsidR="008E51F2" w:rsidRPr="00507769">
        <w:rPr>
          <w:rFonts w:ascii="Times New Roman" w:hAnsi="Times New Roman" w:cs="Times New Roman"/>
          <w:iCs/>
          <w:sz w:val="24"/>
          <w:szCs w:val="24"/>
          <w:lang w:val="en-US"/>
        </w:rPr>
        <w:t>+ 3°C, + 5</w:t>
      </w:r>
      <w:r w:rsidRPr="00507769">
        <w:rPr>
          <w:rFonts w:ascii="Times New Roman" w:hAnsi="Times New Roman" w:cs="Times New Roman"/>
          <w:sz w:val="24"/>
          <w:szCs w:val="24"/>
          <w:lang w:val="en-US"/>
        </w:rPr>
        <w:t>–</w:t>
      </w:r>
      <w:r w:rsidR="008E51F2" w:rsidRPr="00507769">
        <w:rPr>
          <w:rFonts w:ascii="Times New Roman" w:hAnsi="Times New Roman" w:cs="Times New Roman"/>
          <w:iCs/>
          <w:sz w:val="24"/>
          <w:szCs w:val="24"/>
          <w:lang w:val="en-US"/>
        </w:rPr>
        <w:t>7°C, + 8</w:t>
      </w:r>
      <w:r w:rsidRPr="00507769">
        <w:rPr>
          <w:rFonts w:ascii="Times New Roman" w:hAnsi="Times New Roman" w:cs="Times New Roman"/>
          <w:sz w:val="24"/>
          <w:szCs w:val="24"/>
          <w:lang w:val="en-US"/>
        </w:rPr>
        <w:t>–</w:t>
      </w:r>
      <w:r w:rsidR="008E51F2" w:rsidRPr="00507769">
        <w:rPr>
          <w:rFonts w:ascii="Times New Roman" w:hAnsi="Times New Roman" w:cs="Times New Roman"/>
          <w:iCs/>
          <w:sz w:val="24"/>
          <w:szCs w:val="24"/>
          <w:lang w:val="en-US"/>
        </w:rPr>
        <w:t>9°C and +</w:t>
      </w:r>
      <w:r w:rsidR="002D58D4" w:rsidRPr="00507769">
        <w:rPr>
          <w:rFonts w:ascii="Times New Roman" w:hAnsi="Times New Roman" w:cs="Times New Roman"/>
          <w:iCs/>
          <w:sz w:val="24"/>
          <w:szCs w:val="24"/>
          <w:lang w:val="en-US"/>
        </w:rPr>
        <w:t> </w:t>
      </w:r>
      <w:r w:rsidR="008E51F2" w:rsidRPr="00507769">
        <w:rPr>
          <w:rFonts w:ascii="Times New Roman" w:hAnsi="Times New Roman" w:cs="Times New Roman"/>
          <w:iCs/>
          <w:sz w:val="24"/>
          <w:szCs w:val="24"/>
          <w:lang w:val="en-US"/>
        </w:rPr>
        <w:t>≥10°C reduce</w:t>
      </w:r>
      <w:r w:rsidR="00D124BC" w:rsidRPr="00507769">
        <w:rPr>
          <w:rFonts w:ascii="Times New Roman" w:hAnsi="Times New Roman" w:cs="Times New Roman"/>
          <w:iCs/>
          <w:sz w:val="24"/>
          <w:szCs w:val="24"/>
          <w:lang w:val="en-US"/>
        </w:rPr>
        <w:t>d</w:t>
      </w:r>
      <w:r w:rsidR="008E51F2" w:rsidRPr="00507769">
        <w:rPr>
          <w:rFonts w:ascii="Times New Roman" w:hAnsi="Times New Roman" w:cs="Times New Roman"/>
          <w:iCs/>
          <w:sz w:val="24"/>
          <w:szCs w:val="24"/>
          <w:lang w:val="en-US"/>
        </w:rPr>
        <w:t xml:space="preserve"> dive duration</w:t>
      </w:r>
      <w:r w:rsidRPr="00507769">
        <w:rPr>
          <w:rFonts w:ascii="Times New Roman" w:hAnsi="Times New Roman" w:cs="Times New Roman"/>
          <w:iCs/>
          <w:sz w:val="24"/>
          <w:szCs w:val="24"/>
          <w:lang w:val="en-US"/>
        </w:rPr>
        <w:t>s</w:t>
      </w:r>
      <w:r w:rsidR="008E51F2" w:rsidRPr="00507769">
        <w:rPr>
          <w:rFonts w:ascii="Times New Roman" w:hAnsi="Times New Roman" w:cs="Times New Roman"/>
          <w:iCs/>
          <w:sz w:val="24"/>
          <w:szCs w:val="24"/>
          <w:lang w:val="en-US"/>
        </w:rPr>
        <w:t xml:space="preserve"> by approximately </w:t>
      </w:r>
      <w:r w:rsidR="00BB1F32" w:rsidRPr="00507769">
        <w:rPr>
          <w:rFonts w:ascii="Times New Roman" w:hAnsi="Times New Roman" w:cs="Times New Roman"/>
          <w:iCs/>
          <w:sz w:val="24"/>
          <w:szCs w:val="24"/>
          <w:lang w:val="en-US"/>
        </w:rPr>
        <w:t xml:space="preserve">23%, 51%, 67% and 75%, </w:t>
      </w:r>
      <w:r w:rsidR="008E51F2" w:rsidRPr="00507769">
        <w:rPr>
          <w:rFonts w:ascii="Times New Roman" w:hAnsi="Times New Roman" w:cs="Times New Roman"/>
          <w:iCs/>
          <w:sz w:val="24"/>
          <w:szCs w:val="24"/>
          <w:lang w:val="en-US"/>
        </w:rPr>
        <w:t xml:space="preserve">respectively. </w:t>
      </w:r>
      <w:r w:rsidR="00D124BC" w:rsidRPr="00507769">
        <w:rPr>
          <w:rFonts w:ascii="Times New Roman" w:hAnsi="Times New Roman" w:cs="Times New Roman"/>
          <w:iCs/>
          <w:sz w:val="24"/>
          <w:szCs w:val="24"/>
          <w:lang w:val="en-US"/>
        </w:rPr>
        <w:t>This finding is intuitive because larger increases in temperature generally correspond</w:t>
      </w:r>
      <w:r w:rsidR="00AF0DD7" w:rsidRPr="00507769">
        <w:rPr>
          <w:rFonts w:ascii="Times New Roman" w:hAnsi="Times New Roman" w:cs="Times New Roman"/>
          <w:iCs/>
          <w:sz w:val="24"/>
          <w:szCs w:val="24"/>
          <w:lang w:val="en-US"/>
        </w:rPr>
        <w:t xml:space="preserve"> with greater</w:t>
      </w:r>
      <w:r w:rsidR="00D124BC" w:rsidRPr="00507769">
        <w:rPr>
          <w:rFonts w:ascii="Times New Roman" w:hAnsi="Times New Roman" w:cs="Times New Roman"/>
          <w:iCs/>
          <w:sz w:val="24"/>
          <w:szCs w:val="24"/>
          <w:lang w:val="en-US"/>
        </w:rPr>
        <w:t xml:space="preserve"> increase</w:t>
      </w:r>
      <w:r w:rsidR="00B63758" w:rsidRPr="00507769">
        <w:rPr>
          <w:rFonts w:ascii="Times New Roman" w:hAnsi="Times New Roman" w:cs="Times New Roman"/>
          <w:iCs/>
          <w:sz w:val="24"/>
          <w:szCs w:val="24"/>
          <w:lang w:val="en-US"/>
        </w:rPr>
        <w:t>s</w:t>
      </w:r>
      <w:r w:rsidR="00D124BC" w:rsidRPr="00507769">
        <w:rPr>
          <w:rFonts w:ascii="Times New Roman" w:hAnsi="Times New Roman" w:cs="Times New Roman"/>
          <w:iCs/>
          <w:sz w:val="24"/>
          <w:szCs w:val="24"/>
          <w:lang w:val="en-US"/>
        </w:rPr>
        <w:t xml:space="preserve"> in ectothermic oxygen demands, consequently reducing aerobic dive limits by a larger magnitude. </w:t>
      </w:r>
      <w:r w:rsidR="00AF0DD7" w:rsidRPr="00507769">
        <w:rPr>
          <w:rFonts w:ascii="Times New Roman" w:hAnsi="Times New Roman" w:cs="Times New Roman"/>
          <w:iCs/>
          <w:sz w:val="24"/>
          <w:szCs w:val="24"/>
          <w:lang w:val="en-US"/>
        </w:rPr>
        <w:t>Our contrast-based model estimates</w:t>
      </w:r>
      <w:r w:rsidR="00395BA9" w:rsidRPr="00507769">
        <w:rPr>
          <w:rFonts w:ascii="Times New Roman" w:hAnsi="Times New Roman" w:cs="Times New Roman"/>
          <w:iCs/>
          <w:sz w:val="24"/>
          <w:szCs w:val="24"/>
          <w:lang w:val="en-US"/>
        </w:rPr>
        <w:t xml:space="preserve"> (</w:t>
      </w:r>
      <w:r w:rsidR="00395BA9" w:rsidRPr="00507769">
        <w:rPr>
          <w:rFonts w:ascii="Times New Roman" w:eastAsia="Calibri" w:hAnsi="Times New Roman" w:cs="Times New Roman"/>
          <w:sz w:val="24"/>
          <w:szCs w:val="24"/>
        </w:rPr>
        <w:t xml:space="preserve">a 63% reduction over approximately </w:t>
      </w:r>
      <w:r w:rsidR="00395BA9" w:rsidRPr="00507769">
        <w:rPr>
          <w:rFonts w:ascii="Times New Roman" w:hAnsi="Times New Roman" w:cs="Times New Roman"/>
          <w:iCs/>
          <w:sz w:val="24"/>
          <w:szCs w:val="24"/>
          <w:lang w:val="en-US"/>
        </w:rPr>
        <w:t>10°C)</w:t>
      </w:r>
      <w:r w:rsidR="00AF0DD7" w:rsidRPr="00507769">
        <w:rPr>
          <w:rFonts w:ascii="Times New Roman" w:hAnsi="Times New Roman" w:cs="Times New Roman"/>
          <w:iCs/>
          <w:sz w:val="24"/>
          <w:szCs w:val="24"/>
          <w:lang w:val="en-US"/>
        </w:rPr>
        <w:t xml:space="preserve"> align well for with our </w:t>
      </w:r>
      <w:r w:rsidR="00AF0DD7" w:rsidRPr="00507769">
        <w:rPr>
          <w:rFonts w:ascii="Times New Roman" w:hAnsi="Times New Roman" w:cs="Times New Roman"/>
          <w:i/>
          <w:sz w:val="24"/>
          <w:szCs w:val="24"/>
          <w:lang w:val="en-US"/>
        </w:rPr>
        <w:t>Q</w:t>
      </w:r>
      <w:r w:rsidR="00AF0DD7" w:rsidRPr="00507769">
        <w:rPr>
          <w:rFonts w:ascii="Times New Roman" w:hAnsi="Times New Roman" w:cs="Times New Roman"/>
          <w:iCs/>
          <w:sz w:val="24"/>
          <w:szCs w:val="24"/>
          <w:vertAlign w:val="subscript"/>
          <w:lang w:val="en-US"/>
        </w:rPr>
        <w:t>10</w:t>
      </w:r>
      <w:r w:rsidR="00AF0DD7" w:rsidRPr="00507769">
        <w:rPr>
          <w:rFonts w:ascii="Times New Roman" w:hAnsi="Times New Roman" w:cs="Times New Roman"/>
          <w:iCs/>
          <w:sz w:val="24"/>
          <w:szCs w:val="24"/>
          <w:lang w:val="en-US"/>
        </w:rPr>
        <w:t xml:space="preserve"> values for dive durations. </w:t>
      </w:r>
      <w:r w:rsidR="00AF0DD7" w:rsidRPr="00507769">
        <w:rPr>
          <w:rFonts w:ascii="Times New Roman" w:hAnsi="Times New Roman" w:cs="Times New Roman"/>
          <w:i/>
          <w:sz w:val="24"/>
          <w:szCs w:val="24"/>
          <w:lang w:val="en-US"/>
        </w:rPr>
        <w:t>Q</w:t>
      </w:r>
      <w:r w:rsidR="00AF0DD7" w:rsidRPr="00507769">
        <w:rPr>
          <w:rFonts w:ascii="Times New Roman" w:hAnsi="Times New Roman" w:cs="Times New Roman"/>
          <w:iCs/>
          <w:sz w:val="24"/>
          <w:szCs w:val="24"/>
          <w:vertAlign w:val="subscript"/>
          <w:lang w:val="en-US"/>
        </w:rPr>
        <w:t>10</w:t>
      </w:r>
      <w:r w:rsidR="00AF0DD7" w:rsidRPr="00507769">
        <w:rPr>
          <w:rFonts w:ascii="Times New Roman" w:hAnsi="Times New Roman" w:cs="Times New Roman"/>
          <w:iCs/>
          <w:sz w:val="24"/>
          <w:szCs w:val="24"/>
          <w:lang w:val="en-US"/>
        </w:rPr>
        <w:t xml:space="preserve"> values clustered around 0.3</w:t>
      </w:r>
      <w:r w:rsidR="0016479C" w:rsidRPr="00507769">
        <w:rPr>
          <w:rFonts w:ascii="Times New Roman" w:hAnsi="Times New Roman" w:cs="Times New Roman"/>
          <w:iCs/>
          <w:sz w:val="24"/>
          <w:szCs w:val="24"/>
          <w:lang w:val="en-US"/>
        </w:rPr>
        <w:t>8</w:t>
      </w:r>
      <w:r w:rsidR="00AF0DD7" w:rsidRPr="00507769">
        <w:rPr>
          <w:rFonts w:ascii="Times New Roman" w:hAnsi="Times New Roman" w:cs="Times New Roman"/>
          <w:iCs/>
          <w:sz w:val="24"/>
          <w:szCs w:val="24"/>
          <w:lang w:val="en-US"/>
        </w:rPr>
        <w:t xml:space="preserve"> (</w:t>
      </w:r>
      <w:r w:rsidR="00AF0DD7" w:rsidRPr="00507769">
        <w:rPr>
          <w:rFonts w:ascii="Times New Roman" w:hAnsi="Times New Roman" w:cs="Times New Roman"/>
          <w:i/>
          <w:sz w:val="24"/>
          <w:szCs w:val="24"/>
          <w:lang w:val="en-US"/>
        </w:rPr>
        <w:t>Q</w:t>
      </w:r>
      <w:r w:rsidR="00AF0DD7" w:rsidRPr="00507769">
        <w:rPr>
          <w:rFonts w:ascii="Times New Roman" w:hAnsi="Times New Roman" w:cs="Times New Roman"/>
          <w:iCs/>
          <w:sz w:val="24"/>
          <w:szCs w:val="24"/>
          <w:vertAlign w:val="subscript"/>
          <w:lang w:val="en-US"/>
        </w:rPr>
        <w:t xml:space="preserve">10 </w:t>
      </w:r>
      <w:r w:rsidR="00AF0DD7" w:rsidRPr="00507769">
        <w:rPr>
          <w:rFonts w:ascii="Times New Roman" w:hAnsi="Times New Roman" w:cs="Times New Roman"/>
          <w:iCs/>
          <w:sz w:val="24"/>
          <w:szCs w:val="24"/>
          <w:lang w:val="en-US"/>
        </w:rPr>
        <w:t>= 0.3</w:t>
      </w:r>
      <w:r w:rsidR="0016479C" w:rsidRPr="00507769">
        <w:rPr>
          <w:rFonts w:ascii="Times New Roman" w:hAnsi="Times New Roman" w:cs="Times New Roman"/>
          <w:iCs/>
          <w:sz w:val="24"/>
          <w:szCs w:val="24"/>
          <w:lang w:val="en-US"/>
        </w:rPr>
        <w:t>8</w:t>
      </w:r>
      <w:r w:rsidR="00AF0DD7" w:rsidRPr="00507769">
        <w:rPr>
          <w:rFonts w:ascii="Times New Roman" w:hAnsi="Times New Roman" w:cs="Times New Roman"/>
          <w:iCs/>
          <w:sz w:val="24"/>
          <w:szCs w:val="24"/>
          <w:lang w:val="en-US"/>
        </w:rPr>
        <w:t xml:space="preserve"> ± 0.2</w:t>
      </w:r>
      <w:r w:rsidR="0016479C" w:rsidRPr="00507769">
        <w:rPr>
          <w:rFonts w:ascii="Times New Roman" w:hAnsi="Times New Roman" w:cs="Times New Roman"/>
          <w:iCs/>
          <w:sz w:val="24"/>
          <w:szCs w:val="24"/>
          <w:lang w:val="en-US"/>
        </w:rPr>
        <w:t>6</w:t>
      </w:r>
      <w:r w:rsidR="00AF0DD7" w:rsidRPr="00507769">
        <w:rPr>
          <w:rFonts w:ascii="Times New Roman" w:hAnsi="Times New Roman" w:cs="Times New Roman"/>
          <w:iCs/>
          <w:sz w:val="24"/>
          <w:szCs w:val="24"/>
          <w:lang w:val="en-US"/>
        </w:rPr>
        <w:t>, mean ± S.D.) which equates to an approximate 6</w:t>
      </w:r>
      <w:r w:rsidR="0016479C" w:rsidRPr="00507769">
        <w:rPr>
          <w:rFonts w:ascii="Times New Roman" w:hAnsi="Times New Roman" w:cs="Times New Roman"/>
          <w:iCs/>
          <w:sz w:val="24"/>
          <w:szCs w:val="24"/>
          <w:lang w:val="en-US"/>
        </w:rPr>
        <w:t>2</w:t>
      </w:r>
      <w:r w:rsidR="00AF0DD7" w:rsidRPr="00507769">
        <w:rPr>
          <w:rFonts w:ascii="Times New Roman" w:hAnsi="Times New Roman" w:cs="Times New Roman"/>
          <w:iCs/>
          <w:sz w:val="24"/>
          <w:szCs w:val="24"/>
          <w:lang w:val="en-US"/>
        </w:rPr>
        <w:t xml:space="preserve">% decrease in dive durations for every 10°C </w:t>
      </w:r>
      <w:r w:rsidR="002D58D4" w:rsidRPr="00507769">
        <w:rPr>
          <w:rFonts w:ascii="Times New Roman" w:hAnsi="Times New Roman" w:cs="Times New Roman"/>
          <w:iCs/>
          <w:sz w:val="24"/>
          <w:szCs w:val="24"/>
          <w:lang w:val="en-US"/>
        </w:rPr>
        <w:t xml:space="preserve">increase </w:t>
      </w:r>
      <w:r w:rsidR="00AF0DD7" w:rsidRPr="00507769">
        <w:rPr>
          <w:rFonts w:ascii="Times New Roman" w:hAnsi="Times New Roman" w:cs="Times New Roman"/>
          <w:iCs/>
          <w:sz w:val="24"/>
          <w:szCs w:val="24"/>
          <w:lang w:val="en-US"/>
        </w:rPr>
        <w:t xml:space="preserve">in </w:t>
      </w:r>
      <w:r w:rsidR="00B75383" w:rsidRPr="00507769">
        <w:rPr>
          <w:rFonts w:ascii="Times New Roman" w:hAnsi="Times New Roman" w:cs="Times New Roman"/>
          <w:iCs/>
          <w:sz w:val="24"/>
          <w:szCs w:val="24"/>
          <w:lang w:val="en-US"/>
        </w:rPr>
        <w:t xml:space="preserve">body </w:t>
      </w:r>
      <w:r w:rsidR="00AF0DD7" w:rsidRPr="00507769">
        <w:rPr>
          <w:rFonts w:ascii="Times New Roman" w:hAnsi="Times New Roman" w:cs="Times New Roman"/>
          <w:iCs/>
          <w:sz w:val="24"/>
          <w:szCs w:val="24"/>
          <w:lang w:val="en-US"/>
        </w:rPr>
        <w:t xml:space="preserve">temperature. </w:t>
      </w:r>
      <w:r w:rsidR="00C21D38" w:rsidRPr="00507769">
        <w:rPr>
          <w:rFonts w:ascii="Times New Roman" w:hAnsi="Times New Roman" w:cs="Times New Roman"/>
          <w:iCs/>
          <w:sz w:val="24"/>
          <w:szCs w:val="24"/>
          <w:lang w:val="en-US"/>
        </w:rPr>
        <w:t xml:space="preserve">Moreover, our estimates </w:t>
      </w:r>
      <w:r w:rsidR="00B63758" w:rsidRPr="00507769">
        <w:rPr>
          <w:rFonts w:ascii="Times New Roman" w:hAnsi="Times New Roman" w:cs="Times New Roman"/>
          <w:iCs/>
          <w:sz w:val="24"/>
          <w:szCs w:val="24"/>
          <w:lang w:val="en-US"/>
        </w:rPr>
        <w:t xml:space="preserve">are </w:t>
      </w:r>
      <w:proofErr w:type="gramStart"/>
      <w:r w:rsidR="00B63758" w:rsidRPr="00507769">
        <w:rPr>
          <w:rFonts w:ascii="Times New Roman" w:hAnsi="Times New Roman" w:cs="Times New Roman"/>
          <w:iCs/>
          <w:sz w:val="24"/>
          <w:szCs w:val="24"/>
          <w:lang w:val="en-US"/>
        </w:rPr>
        <w:t>similar to</w:t>
      </w:r>
      <w:proofErr w:type="gramEnd"/>
      <w:r w:rsidR="00C21D38" w:rsidRPr="00507769">
        <w:rPr>
          <w:rFonts w:ascii="Times New Roman" w:hAnsi="Times New Roman" w:cs="Times New Roman"/>
          <w:iCs/>
          <w:sz w:val="24"/>
          <w:szCs w:val="24"/>
          <w:lang w:val="en-US"/>
        </w:rPr>
        <w:t xml:space="preserve"> predictions generated from the temperature sensitivity of ectotherm metabolism. </w:t>
      </w:r>
      <w:r w:rsidR="00F3481F" w:rsidRPr="00507769">
        <w:rPr>
          <w:rFonts w:ascii="Times New Roman" w:hAnsi="Times New Roman" w:cs="Times New Roman"/>
          <w:color w:val="000000"/>
          <w:sz w:val="24"/>
          <w:szCs w:val="24"/>
          <w:shd w:val="clear" w:color="auto" w:fill="FFFFFF"/>
        </w:rPr>
        <w:t>E</w:t>
      </w:r>
      <w:r w:rsidR="00C21D38" w:rsidRPr="00507769">
        <w:rPr>
          <w:rFonts w:ascii="Times New Roman" w:hAnsi="Times New Roman" w:cs="Times New Roman"/>
          <w:color w:val="000000"/>
          <w:sz w:val="24"/>
          <w:szCs w:val="24"/>
          <w:shd w:val="clear" w:color="auto" w:fill="FFFFFF"/>
        </w:rPr>
        <w:t xml:space="preserve">ctotherm metabolic rates typically double </w:t>
      </w:r>
      <w:r w:rsidR="00F3481F" w:rsidRPr="00507769">
        <w:rPr>
          <w:rFonts w:ascii="Times New Roman" w:hAnsi="Times New Roman" w:cs="Times New Roman"/>
          <w:color w:val="000000"/>
          <w:sz w:val="24"/>
          <w:szCs w:val="24"/>
          <w:shd w:val="clear" w:color="auto" w:fill="FFFFFF"/>
        </w:rPr>
        <w:t>or triple</w:t>
      </w:r>
      <w:r w:rsidR="00C21D38" w:rsidRPr="00507769">
        <w:rPr>
          <w:rFonts w:ascii="Times New Roman" w:hAnsi="Times New Roman" w:cs="Times New Roman"/>
          <w:color w:val="000000"/>
          <w:sz w:val="24"/>
          <w:szCs w:val="24"/>
          <w:shd w:val="clear" w:color="auto" w:fill="FFFFFF"/>
        </w:rPr>
        <w:t xml:space="preserve"> with every 10°C increase in body temperature</w:t>
      </w:r>
      <w:r w:rsidR="00F3481F" w:rsidRPr="00507769">
        <w:rPr>
          <w:rFonts w:ascii="Times New Roman" w:hAnsi="Times New Roman" w:cs="Times New Roman"/>
          <w:color w:val="000000"/>
          <w:sz w:val="24"/>
          <w:szCs w:val="24"/>
          <w:shd w:val="clear" w:color="auto" w:fill="FFFFFF"/>
        </w:rPr>
        <w:t xml:space="preserve">, with </w:t>
      </w:r>
      <w:r w:rsidR="00F3481F" w:rsidRPr="00507769">
        <w:rPr>
          <w:rFonts w:ascii="Times New Roman" w:hAnsi="Times New Roman" w:cs="Times New Roman"/>
          <w:i/>
          <w:sz w:val="24"/>
          <w:szCs w:val="24"/>
          <w:lang w:val="en-US"/>
        </w:rPr>
        <w:t>Q</w:t>
      </w:r>
      <w:r w:rsidR="00F3481F" w:rsidRPr="00507769">
        <w:rPr>
          <w:rFonts w:ascii="Times New Roman" w:hAnsi="Times New Roman" w:cs="Times New Roman"/>
          <w:iCs/>
          <w:sz w:val="24"/>
          <w:szCs w:val="24"/>
          <w:vertAlign w:val="subscript"/>
          <w:lang w:val="en-US"/>
        </w:rPr>
        <w:t xml:space="preserve">10 </w:t>
      </w:r>
      <w:r w:rsidR="00EA4F11" w:rsidRPr="00507769">
        <w:rPr>
          <w:rFonts w:ascii="Times New Roman" w:hAnsi="Times New Roman" w:cs="Times New Roman"/>
          <w:iCs/>
          <w:sz w:val="24"/>
          <w:szCs w:val="24"/>
          <w:lang w:val="en-US"/>
        </w:rPr>
        <w:t xml:space="preserve">values </w:t>
      </w:r>
      <w:r w:rsidR="00F3481F" w:rsidRPr="00507769">
        <w:rPr>
          <w:rFonts w:ascii="Times New Roman" w:hAnsi="Times New Roman" w:cs="Times New Roman"/>
          <w:iCs/>
          <w:sz w:val="24"/>
          <w:szCs w:val="24"/>
          <w:lang w:val="en-US"/>
        </w:rPr>
        <w:t xml:space="preserve">ranging between two </w:t>
      </w:r>
      <w:r w:rsidR="00EA4F11" w:rsidRPr="00507769">
        <w:rPr>
          <w:rFonts w:ascii="Times New Roman" w:hAnsi="Times New Roman" w:cs="Times New Roman"/>
          <w:iCs/>
          <w:sz w:val="24"/>
          <w:szCs w:val="24"/>
          <w:lang w:val="en-US"/>
        </w:rPr>
        <w:t>and</w:t>
      </w:r>
      <w:r w:rsidR="00F3481F" w:rsidRPr="00507769">
        <w:rPr>
          <w:rFonts w:ascii="Times New Roman" w:hAnsi="Times New Roman" w:cs="Times New Roman"/>
          <w:iCs/>
          <w:sz w:val="24"/>
          <w:szCs w:val="24"/>
          <w:lang w:val="en-US"/>
        </w:rPr>
        <w:t xml:space="preserve"> three</w:t>
      </w:r>
      <w:r w:rsidR="00DB7913" w:rsidRPr="00507769">
        <w:rPr>
          <w:rFonts w:ascii="Times New Roman" w:hAnsi="Times New Roman" w:cs="Times New Roman"/>
          <w:iCs/>
          <w:sz w:val="24"/>
          <w:szCs w:val="24"/>
          <w:lang w:val="en-US"/>
        </w:rPr>
        <w:t xml:space="preserve"> </w:t>
      </w:r>
      <w:r w:rsidR="00DB7913" w:rsidRPr="00507769">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sidRPr="00507769">
        <w:rPr>
          <w:rFonts w:ascii="Times New Roman" w:hAnsi="Times New Roman" w:cs="Times New Roman"/>
          <w:iCs/>
          <w:sz w:val="24"/>
          <w:szCs w:val="24"/>
          <w:lang w:val="en-US"/>
        </w:rPr>
        <w:instrText xml:space="preserve"> ADDIN EN.CITE </w:instrText>
      </w:r>
      <w:r w:rsidR="00DB7913" w:rsidRPr="00507769">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sidRPr="00507769">
        <w:rPr>
          <w:rFonts w:ascii="Times New Roman" w:hAnsi="Times New Roman" w:cs="Times New Roman"/>
          <w:iCs/>
          <w:sz w:val="24"/>
          <w:szCs w:val="24"/>
          <w:lang w:val="en-US"/>
        </w:rPr>
        <w:instrText xml:space="preserve"> ADDIN EN.CITE.DATA </w:instrText>
      </w:r>
      <w:r w:rsidR="00DB7913" w:rsidRPr="00507769">
        <w:rPr>
          <w:rFonts w:ascii="Times New Roman" w:hAnsi="Times New Roman" w:cs="Times New Roman"/>
          <w:iCs/>
          <w:sz w:val="24"/>
          <w:szCs w:val="24"/>
          <w:lang w:val="en-US"/>
        </w:rPr>
      </w:r>
      <w:r w:rsidR="00DB7913" w:rsidRPr="00507769">
        <w:rPr>
          <w:rFonts w:ascii="Times New Roman" w:hAnsi="Times New Roman" w:cs="Times New Roman"/>
          <w:iCs/>
          <w:sz w:val="24"/>
          <w:szCs w:val="24"/>
          <w:lang w:val="en-US"/>
        </w:rPr>
        <w:fldChar w:fldCharType="end"/>
      </w:r>
      <w:r w:rsidR="00DB7913" w:rsidRPr="00507769">
        <w:rPr>
          <w:rFonts w:ascii="Times New Roman" w:hAnsi="Times New Roman" w:cs="Times New Roman"/>
          <w:iCs/>
          <w:sz w:val="24"/>
          <w:szCs w:val="24"/>
          <w:lang w:val="en-US"/>
        </w:rPr>
      </w:r>
      <w:r w:rsidR="00DB7913" w:rsidRPr="00507769">
        <w:rPr>
          <w:rFonts w:ascii="Times New Roman" w:hAnsi="Times New Roman" w:cs="Times New Roman"/>
          <w:iCs/>
          <w:sz w:val="24"/>
          <w:szCs w:val="24"/>
          <w:lang w:val="en-US"/>
        </w:rPr>
        <w:fldChar w:fldCharType="separate"/>
      </w:r>
      <w:r w:rsidR="00DB7913" w:rsidRPr="00507769">
        <w:rPr>
          <w:rFonts w:ascii="Times New Roman" w:hAnsi="Times New Roman" w:cs="Times New Roman"/>
          <w:iCs/>
          <w:noProof/>
          <w:sz w:val="24"/>
          <w:szCs w:val="24"/>
          <w:lang w:val="en-US"/>
        </w:rPr>
        <w:t>(Seebacher et al., 2015)</w:t>
      </w:r>
      <w:r w:rsidR="00DB7913" w:rsidRPr="00507769">
        <w:rPr>
          <w:rFonts w:ascii="Times New Roman" w:hAnsi="Times New Roman" w:cs="Times New Roman"/>
          <w:iCs/>
          <w:sz w:val="24"/>
          <w:szCs w:val="24"/>
          <w:lang w:val="en-US"/>
        </w:rPr>
        <w:fldChar w:fldCharType="end"/>
      </w:r>
      <w:r w:rsidR="00F3481F" w:rsidRPr="00507769">
        <w:rPr>
          <w:rFonts w:ascii="Times New Roman" w:hAnsi="Times New Roman" w:cs="Times New Roman"/>
          <w:iCs/>
          <w:sz w:val="24"/>
          <w:szCs w:val="24"/>
          <w:lang w:val="en-US"/>
        </w:rPr>
        <w:t xml:space="preserve">. Thus, dive durations are expected to </w:t>
      </w:r>
      <w:r w:rsidR="00B63758" w:rsidRPr="00507769">
        <w:rPr>
          <w:rFonts w:ascii="Times New Roman" w:hAnsi="Times New Roman" w:cs="Times New Roman"/>
          <w:iCs/>
          <w:sz w:val="24"/>
          <w:szCs w:val="24"/>
          <w:lang w:val="en-US"/>
        </w:rPr>
        <w:t>reduce by 50 – 67%</w:t>
      </w:r>
      <w:r w:rsidR="00616DA2" w:rsidRPr="00507769">
        <w:rPr>
          <w:rFonts w:ascii="Times New Roman" w:hAnsi="Times New Roman" w:cs="Times New Roman"/>
          <w:iCs/>
          <w:sz w:val="24"/>
          <w:szCs w:val="24"/>
          <w:lang w:val="en-US"/>
        </w:rPr>
        <w:t xml:space="preserve"> for every 10</w:t>
      </w:r>
      <w:r w:rsidR="00616DA2" w:rsidRPr="00507769">
        <w:rPr>
          <w:rFonts w:ascii="Times New Roman" w:hAnsi="Times New Roman" w:cs="Times New Roman"/>
          <w:color w:val="000000"/>
          <w:sz w:val="24"/>
          <w:szCs w:val="24"/>
          <w:shd w:val="clear" w:color="auto" w:fill="FFFFFF"/>
        </w:rPr>
        <w:t xml:space="preserve">°C </w:t>
      </w:r>
      <w:r w:rsidR="00616DA2" w:rsidRPr="00706F44">
        <w:rPr>
          <w:rFonts w:ascii="Times New Roman" w:hAnsi="Times New Roman" w:cs="Times New Roman"/>
          <w:color w:val="000000"/>
          <w:sz w:val="24"/>
          <w:szCs w:val="24"/>
          <w:shd w:val="clear" w:color="auto" w:fill="FFFFFF"/>
        </w:rPr>
        <w:t>increase</w:t>
      </w:r>
      <w:r w:rsidR="002D58D4" w:rsidRPr="00706F44">
        <w:rPr>
          <w:rFonts w:ascii="Times New Roman" w:hAnsi="Times New Roman" w:cs="Times New Roman"/>
          <w:iCs/>
          <w:sz w:val="24"/>
          <w:szCs w:val="24"/>
          <w:lang w:val="en-US"/>
        </w:rPr>
        <w:t>.</w:t>
      </w:r>
      <w:r w:rsidR="00B63758" w:rsidRPr="00706F44">
        <w:rPr>
          <w:rFonts w:ascii="Times New Roman" w:hAnsi="Times New Roman" w:cs="Times New Roman"/>
          <w:iCs/>
          <w:sz w:val="24"/>
          <w:szCs w:val="24"/>
          <w:lang w:val="en-US"/>
        </w:rPr>
        <w:t xml:space="preserve"> </w:t>
      </w:r>
      <w:r w:rsidR="002D58D4" w:rsidRPr="00706F44">
        <w:rPr>
          <w:rFonts w:ascii="Times New Roman" w:hAnsi="Times New Roman" w:cs="Times New Roman"/>
          <w:iCs/>
          <w:sz w:val="24"/>
          <w:szCs w:val="24"/>
          <w:lang w:val="en-US"/>
        </w:rPr>
        <w:t>O</w:t>
      </w:r>
      <w:r w:rsidR="00691FCD" w:rsidRPr="00706F44">
        <w:rPr>
          <w:rFonts w:ascii="Times New Roman" w:hAnsi="Times New Roman" w:cs="Times New Roman"/>
          <w:iCs/>
          <w:sz w:val="24"/>
          <w:szCs w:val="24"/>
          <w:lang w:val="en-US"/>
        </w:rPr>
        <w:t xml:space="preserve">ur estimates </w:t>
      </w:r>
      <w:r w:rsidR="0016479C" w:rsidRPr="00706F44">
        <w:rPr>
          <w:rFonts w:ascii="Times New Roman" w:hAnsi="Times New Roman" w:cs="Times New Roman"/>
          <w:iCs/>
          <w:sz w:val="24"/>
          <w:szCs w:val="24"/>
          <w:lang w:val="en-US"/>
        </w:rPr>
        <w:t>slightly above</w:t>
      </w:r>
      <w:r w:rsidR="00691FCD" w:rsidRPr="00706F44">
        <w:rPr>
          <w:rFonts w:ascii="Times New Roman" w:hAnsi="Times New Roman" w:cs="Times New Roman"/>
          <w:iCs/>
          <w:sz w:val="24"/>
          <w:szCs w:val="24"/>
          <w:lang w:val="en-US"/>
        </w:rPr>
        <w:t xml:space="preserve"> this range (75 –77% reductions) but this may </w:t>
      </w:r>
      <w:r w:rsidR="00616DA2" w:rsidRPr="00706F44">
        <w:rPr>
          <w:rFonts w:ascii="Times New Roman" w:hAnsi="Times New Roman" w:cs="Times New Roman"/>
          <w:iCs/>
          <w:sz w:val="24"/>
          <w:szCs w:val="24"/>
          <w:lang w:val="en-US"/>
        </w:rPr>
        <w:t>due</w:t>
      </w:r>
      <w:r w:rsidR="00691FCD" w:rsidRPr="00706F44">
        <w:rPr>
          <w:rFonts w:ascii="Times New Roman" w:hAnsi="Times New Roman" w:cs="Times New Roman"/>
          <w:iCs/>
          <w:sz w:val="24"/>
          <w:szCs w:val="24"/>
          <w:lang w:val="en-US"/>
        </w:rPr>
        <w:t xml:space="preserve"> to diving metabolic rates </w:t>
      </w:r>
      <w:r w:rsidR="003E1F08">
        <w:rPr>
          <w:rFonts w:ascii="Times New Roman" w:hAnsi="Times New Roman" w:cs="Times New Roman"/>
          <w:iCs/>
          <w:sz w:val="24"/>
          <w:szCs w:val="24"/>
          <w:lang w:val="en-US"/>
        </w:rPr>
        <w:t>(i</w:t>
      </w:r>
      <w:r w:rsidR="002B7AF8">
        <w:rPr>
          <w:rFonts w:ascii="Times New Roman" w:hAnsi="Times New Roman" w:cs="Times New Roman"/>
          <w:iCs/>
          <w:sz w:val="24"/>
          <w:szCs w:val="24"/>
          <w:lang w:val="en-US"/>
        </w:rPr>
        <w:t>.</w:t>
      </w:r>
      <w:r w:rsidR="003E1F08">
        <w:rPr>
          <w:rFonts w:ascii="Times New Roman" w:hAnsi="Times New Roman" w:cs="Times New Roman"/>
          <w:iCs/>
          <w:sz w:val="24"/>
          <w:szCs w:val="24"/>
          <w:lang w:val="en-US"/>
        </w:rPr>
        <w:t>e</w:t>
      </w:r>
      <w:r w:rsidR="002B7AF8">
        <w:rPr>
          <w:rFonts w:ascii="Times New Roman" w:hAnsi="Times New Roman" w:cs="Times New Roman"/>
          <w:iCs/>
          <w:sz w:val="24"/>
          <w:szCs w:val="24"/>
          <w:lang w:val="en-US"/>
        </w:rPr>
        <w:t>.</w:t>
      </w:r>
      <w:r w:rsidR="003E1F08">
        <w:rPr>
          <w:rFonts w:ascii="Times New Roman" w:hAnsi="Times New Roman" w:cs="Times New Roman"/>
          <w:iCs/>
          <w:sz w:val="24"/>
          <w:szCs w:val="24"/>
          <w:lang w:val="en-US"/>
        </w:rPr>
        <w:t xml:space="preserve"> </w:t>
      </w:r>
      <w:r w:rsidR="002B7AF8">
        <w:rPr>
          <w:rFonts w:ascii="Times New Roman" w:hAnsi="Times New Roman" w:cs="Times New Roman"/>
          <w:iCs/>
          <w:sz w:val="24"/>
          <w:szCs w:val="24"/>
          <w:lang w:val="en-US"/>
        </w:rPr>
        <w:t>hypometabolism associated with the dive</w:t>
      </w:r>
      <w:r w:rsidR="003E1F08">
        <w:rPr>
          <w:rFonts w:ascii="Times New Roman" w:hAnsi="Times New Roman" w:cs="Times New Roman"/>
          <w:iCs/>
          <w:sz w:val="24"/>
          <w:szCs w:val="24"/>
          <w:lang w:val="en-US"/>
        </w:rPr>
        <w:t xml:space="preserve"> responses) </w:t>
      </w:r>
      <w:r w:rsidR="002D58D4" w:rsidRPr="00706F44">
        <w:rPr>
          <w:rFonts w:ascii="Times New Roman" w:hAnsi="Times New Roman" w:cs="Times New Roman"/>
          <w:iCs/>
          <w:sz w:val="24"/>
          <w:szCs w:val="24"/>
          <w:lang w:val="en-US"/>
        </w:rPr>
        <w:t xml:space="preserve">sometimes </w:t>
      </w:r>
      <w:r w:rsidR="00691FCD" w:rsidRPr="00706F44">
        <w:rPr>
          <w:rFonts w:ascii="Times New Roman" w:hAnsi="Times New Roman" w:cs="Times New Roman"/>
          <w:iCs/>
          <w:sz w:val="24"/>
          <w:szCs w:val="24"/>
          <w:lang w:val="en-US"/>
        </w:rPr>
        <w:t>being more temperature sensitiv</w:t>
      </w:r>
      <w:r w:rsidR="002D58D4" w:rsidRPr="00706F44">
        <w:rPr>
          <w:rFonts w:ascii="Times New Roman" w:hAnsi="Times New Roman" w:cs="Times New Roman"/>
          <w:iCs/>
          <w:sz w:val="24"/>
          <w:szCs w:val="24"/>
          <w:lang w:val="en-US"/>
        </w:rPr>
        <w:t>e</w:t>
      </w:r>
      <w:r w:rsidR="00691FCD" w:rsidRPr="00706F44">
        <w:rPr>
          <w:rFonts w:ascii="Times New Roman" w:hAnsi="Times New Roman" w:cs="Times New Roman"/>
          <w:iCs/>
          <w:sz w:val="24"/>
          <w:szCs w:val="24"/>
          <w:lang w:val="en-US"/>
        </w:rPr>
        <w:t xml:space="preserve"> than resting</w:t>
      </w:r>
      <w:r w:rsidR="002B7AF8">
        <w:rPr>
          <w:rFonts w:ascii="Times New Roman" w:hAnsi="Times New Roman" w:cs="Times New Roman"/>
          <w:iCs/>
          <w:sz w:val="24"/>
          <w:szCs w:val="24"/>
          <w:lang w:val="en-US"/>
        </w:rPr>
        <w:t>, at surface,</w:t>
      </w:r>
      <w:r w:rsidR="00691FCD" w:rsidRPr="00706F44">
        <w:rPr>
          <w:rFonts w:ascii="Times New Roman" w:hAnsi="Times New Roman" w:cs="Times New Roman"/>
          <w:iCs/>
          <w:sz w:val="24"/>
          <w:szCs w:val="24"/>
          <w:lang w:val="en-US"/>
        </w:rPr>
        <w:t xml:space="preserve"> metabolic rates</w:t>
      </w:r>
      <w:r w:rsidR="001D109F" w:rsidRPr="00706F44">
        <w:rPr>
          <w:rFonts w:ascii="Times New Roman" w:hAnsi="Times New Roman" w:cs="Times New Roman"/>
          <w:iCs/>
          <w:sz w:val="24"/>
          <w:szCs w:val="24"/>
          <w:lang w:val="en-US"/>
        </w:rPr>
        <w:t xml:space="preserve"> </w:t>
      </w:r>
      <w:r w:rsidR="001D109F" w:rsidRPr="00706F44">
        <w:rPr>
          <w:rFonts w:ascii="Times New Roman" w:hAnsi="Times New Roman" w:cs="Times New Roman"/>
          <w:iCs/>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706F44">
        <w:rPr>
          <w:rFonts w:ascii="Times New Roman" w:hAnsi="Times New Roman" w:cs="Times New Roman"/>
          <w:iCs/>
          <w:sz w:val="24"/>
          <w:szCs w:val="24"/>
          <w:lang w:val="en-US"/>
        </w:rPr>
        <w:instrText xml:space="preserve"> ADDIN EN.CITE </w:instrText>
      </w:r>
      <w:r w:rsidR="00AE1E3D" w:rsidRPr="00706F44">
        <w:rPr>
          <w:rFonts w:ascii="Times New Roman" w:hAnsi="Times New Roman" w:cs="Times New Roman"/>
          <w:iCs/>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706F44">
        <w:rPr>
          <w:rFonts w:ascii="Times New Roman" w:hAnsi="Times New Roman" w:cs="Times New Roman"/>
          <w:iCs/>
          <w:sz w:val="24"/>
          <w:szCs w:val="24"/>
          <w:lang w:val="en-US"/>
        </w:rPr>
        <w:instrText xml:space="preserve"> ADDIN EN.CITE.DATA </w:instrText>
      </w:r>
      <w:r w:rsidR="00AE1E3D" w:rsidRPr="00706F44">
        <w:rPr>
          <w:rFonts w:ascii="Times New Roman" w:hAnsi="Times New Roman" w:cs="Times New Roman"/>
          <w:iCs/>
          <w:sz w:val="24"/>
          <w:szCs w:val="24"/>
          <w:lang w:val="en-US"/>
        </w:rPr>
      </w:r>
      <w:r w:rsidR="00AE1E3D" w:rsidRPr="00706F44">
        <w:rPr>
          <w:rFonts w:ascii="Times New Roman" w:hAnsi="Times New Roman" w:cs="Times New Roman"/>
          <w:iCs/>
          <w:sz w:val="24"/>
          <w:szCs w:val="24"/>
          <w:lang w:val="en-US"/>
        </w:rPr>
        <w:fldChar w:fldCharType="end"/>
      </w:r>
      <w:r w:rsidR="001D109F" w:rsidRPr="00706F44">
        <w:rPr>
          <w:rFonts w:ascii="Times New Roman" w:hAnsi="Times New Roman" w:cs="Times New Roman"/>
          <w:iCs/>
          <w:sz w:val="24"/>
          <w:szCs w:val="24"/>
          <w:lang w:val="en-US"/>
        </w:rPr>
      </w:r>
      <w:r w:rsidR="001D109F" w:rsidRPr="00706F44">
        <w:rPr>
          <w:rFonts w:ascii="Times New Roman" w:hAnsi="Times New Roman" w:cs="Times New Roman"/>
          <w:iCs/>
          <w:sz w:val="24"/>
          <w:szCs w:val="24"/>
          <w:lang w:val="en-US"/>
        </w:rPr>
        <w:fldChar w:fldCharType="separate"/>
      </w:r>
      <w:r w:rsidR="001D109F" w:rsidRPr="00706F44">
        <w:rPr>
          <w:rFonts w:ascii="Times New Roman" w:hAnsi="Times New Roman" w:cs="Times New Roman"/>
          <w:iCs/>
          <w:noProof/>
          <w:sz w:val="24"/>
          <w:szCs w:val="24"/>
          <w:lang w:val="en-US"/>
        </w:rPr>
        <w:t>(Rodgers and Franklin, 2017)</w:t>
      </w:r>
      <w:r w:rsidR="001D109F" w:rsidRPr="00706F44">
        <w:rPr>
          <w:rFonts w:ascii="Times New Roman" w:hAnsi="Times New Roman" w:cs="Times New Roman"/>
          <w:iCs/>
          <w:sz w:val="24"/>
          <w:szCs w:val="24"/>
          <w:lang w:val="en-US"/>
        </w:rPr>
        <w:fldChar w:fldCharType="end"/>
      </w:r>
      <w:r w:rsidR="001D109F" w:rsidRPr="00706F44">
        <w:rPr>
          <w:rFonts w:ascii="Times New Roman" w:hAnsi="Times New Roman" w:cs="Times New Roman"/>
          <w:iCs/>
          <w:sz w:val="24"/>
          <w:szCs w:val="24"/>
          <w:lang w:val="en-US"/>
        </w:rPr>
        <w:t>.</w:t>
      </w:r>
      <w:r w:rsidR="001D109F" w:rsidRPr="00507769">
        <w:rPr>
          <w:rFonts w:ascii="Times New Roman" w:hAnsi="Times New Roman" w:cs="Times New Roman"/>
          <w:iCs/>
          <w:sz w:val="24"/>
          <w:szCs w:val="24"/>
          <w:lang w:val="en-US"/>
        </w:rPr>
        <w:t xml:space="preserve"> </w:t>
      </w:r>
    </w:p>
    <w:p w14:paraId="256A6FE4" w14:textId="1D53AA6E" w:rsidR="0043388B" w:rsidRPr="00507769" w:rsidRDefault="00B75383" w:rsidP="00D47D76">
      <w:pPr>
        <w:autoSpaceDE w:val="0"/>
        <w:autoSpaceDN w:val="0"/>
        <w:adjustRightInd w:val="0"/>
        <w:spacing w:after="0" w:line="276" w:lineRule="auto"/>
        <w:jc w:val="both"/>
        <w:rPr>
          <w:rFonts w:ascii="Times New Roman" w:hAnsi="Times New Roman" w:cs="Times New Roman"/>
          <w:i/>
          <w:sz w:val="24"/>
          <w:szCs w:val="24"/>
          <w:lang w:val="en-US"/>
        </w:rPr>
      </w:pPr>
      <w:r w:rsidRPr="00507769">
        <w:rPr>
          <w:rFonts w:ascii="Times New Roman" w:hAnsi="Times New Roman" w:cs="Times New Roman"/>
          <w:iCs/>
          <w:sz w:val="24"/>
          <w:szCs w:val="24"/>
          <w:lang w:val="en-US"/>
        </w:rPr>
        <w:tab/>
      </w:r>
      <w:r w:rsidR="00552227" w:rsidRPr="00507769">
        <w:rPr>
          <w:rFonts w:ascii="Times New Roman" w:hAnsi="Times New Roman" w:cs="Times New Roman"/>
          <w:iCs/>
          <w:sz w:val="24"/>
          <w:szCs w:val="24"/>
          <w:lang w:val="en-US"/>
        </w:rPr>
        <w:t xml:space="preserve">The magnitude of warming that aquatic habitats experience </w:t>
      </w:r>
      <w:r w:rsidRPr="00507769">
        <w:rPr>
          <w:rFonts w:ascii="Times New Roman" w:hAnsi="Times New Roman" w:cs="Times New Roman"/>
          <w:iCs/>
          <w:sz w:val="24"/>
          <w:szCs w:val="24"/>
          <w:lang w:val="en-US"/>
        </w:rPr>
        <w:t>moving</w:t>
      </w:r>
      <w:r w:rsidR="00552227" w:rsidRPr="00507769">
        <w:rPr>
          <w:rFonts w:ascii="Times New Roman" w:hAnsi="Times New Roman" w:cs="Times New Roman"/>
          <w:iCs/>
          <w:sz w:val="24"/>
          <w:szCs w:val="24"/>
          <w:lang w:val="en-US"/>
        </w:rPr>
        <w:t xml:space="preserve"> into the future </w:t>
      </w:r>
      <w:r w:rsidR="00FF3923" w:rsidRPr="00507769">
        <w:rPr>
          <w:rFonts w:ascii="Times New Roman" w:hAnsi="Times New Roman" w:cs="Times New Roman"/>
          <w:iCs/>
          <w:sz w:val="24"/>
          <w:szCs w:val="24"/>
          <w:lang w:val="en-US"/>
        </w:rPr>
        <w:t xml:space="preserve">may therefore </w:t>
      </w:r>
      <w:r w:rsidR="00395BA9" w:rsidRPr="00507769">
        <w:rPr>
          <w:rFonts w:ascii="Times New Roman" w:hAnsi="Times New Roman" w:cs="Times New Roman"/>
          <w:iCs/>
          <w:sz w:val="24"/>
          <w:szCs w:val="24"/>
          <w:lang w:val="en-US"/>
        </w:rPr>
        <w:t>affect</w:t>
      </w:r>
      <w:r w:rsidR="00FF3923" w:rsidRPr="00507769">
        <w:rPr>
          <w:rFonts w:ascii="Times New Roman" w:hAnsi="Times New Roman" w:cs="Times New Roman"/>
          <w:iCs/>
          <w:sz w:val="24"/>
          <w:szCs w:val="24"/>
          <w:lang w:val="en-US"/>
        </w:rPr>
        <w:t xml:space="preserve"> how </w:t>
      </w:r>
      <w:r w:rsidR="00552227" w:rsidRPr="00507769">
        <w:rPr>
          <w:rFonts w:ascii="Times New Roman" w:hAnsi="Times New Roman" w:cs="Times New Roman"/>
          <w:iCs/>
          <w:sz w:val="24"/>
          <w:szCs w:val="24"/>
          <w:lang w:val="en-US"/>
        </w:rPr>
        <w:t>strongly diving ectotherms are impacted. Species</w:t>
      </w:r>
      <w:r w:rsidRPr="00507769">
        <w:rPr>
          <w:rFonts w:ascii="Times New Roman" w:hAnsi="Times New Roman" w:cs="Times New Roman"/>
          <w:iCs/>
          <w:sz w:val="24"/>
          <w:szCs w:val="24"/>
          <w:lang w:val="en-US"/>
        </w:rPr>
        <w:t xml:space="preserve"> or populations</w:t>
      </w:r>
      <w:r w:rsidR="00552227" w:rsidRPr="00507769">
        <w:rPr>
          <w:rFonts w:ascii="Times New Roman" w:hAnsi="Times New Roman" w:cs="Times New Roman"/>
          <w:iCs/>
          <w:sz w:val="24"/>
          <w:szCs w:val="24"/>
          <w:lang w:val="en-US"/>
        </w:rPr>
        <w:t xml:space="preserve"> inhabiting shallow, exposed (little shade) habitats</w:t>
      </w:r>
      <w:r w:rsidR="00A94FF3" w:rsidRPr="00507769">
        <w:rPr>
          <w:rFonts w:ascii="Times New Roman" w:hAnsi="Times New Roman" w:cs="Times New Roman"/>
          <w:iCs/>
          <w:sz w:val="24"/>
          <w:szCs w:val="24"/>
          <w:lang w:val="en-US"/>
        </w:rPr>
        <w:t>,</w:t>
      </w:r>
      <w:r w:rsidR="00552227" w:rsidRPr="00507769">
        <w:rPr>
          <w:rFonts w:ascii="Times New Roman" w:hAnsi="Times New Roman" w:cs="Times New Roman"/>
          <w:iCs/>
          <w:sz w:val="24"/>
          <w:szCs w:val="24"/>
          <w:lang w:val="en-US"/>
        </w:rPr>
        <w:t xml:space="preserve"> </w:t>
      </w:r>
      <w:r w:rsidR="00A94FF3" w:rsidRPr="00507769">
        <w:rPr>
          <w:rFonts w:ascii="Times New Roman" w:hAnsi="Times New Roman" w:cs="Times New Roman"/>
          <w:iCs/>
          <w:sz w:val="24"/>
          <w:szCs w:val="24"/>
          <w:lang w:val="en-US"/>
        </w:rPr>
        <w:t>such as</w:t>
      </w:r>
      <w:r w:rsidR="00552227" w:rsidRPr="00507769">
        <w:rPr>
          <w:rFonts w:ascii="Times New Roman" w:hAnsi="Times New Roman" w:cs="Times New Roman"/>
          <w:iCs/>
          <w:sz w:val="24"/>
          <w:szCs w:val="24"/>
          <w:lang w:val="en-US"/>
        </w:rPr>
        <w:t xml:space="preserve"> small lakes and ponds</w:t>
      </w:r>
      <w:r w:rsidR="00A94FF3" w:rsidRPr="00507769">
        <w:rPr>
          <w:rFonts w:ascii="Times New Roman" w:hAnsi="Times New Roman" w:cs="Times New Roman"/>
          <w:iCs/>
          <w:sz w:val="24"/>
          <w:szCs w:val="24"/>
          <w:lang w:val="en-US"/>
        </w:rPr>
        <w:t>,</w:t>
      </w:r>
      <w:r w:rsidR="00552227" w:rsidRPr="00507769">
        <w:rPr>
          <w:rFonts w:ascii="Times New Roman" w:hAnsi="Times New Roman" w:cs="Times New Roman"/>
          <w:iCs/>
          <w:sz w:val="24"/>
          <w:szCs w:val="24"/>
          <w:lang w:val="en-US"/>
        </w:rPr>
        <w:t xml:space="preserve"> may </w:t>
      </w:r>
      <w:r w:rsidR="00A94FF3" w:rsidRPr="00507769">
        <w:rPr>
          <w:rFonts w:ascii="Times New Roman" w:hAnsi="Times New Roman" w:cs="Times New Roman"/>
          <w:iCs/>
          <w:sz w:val="24"/>
          <w:szCs w:val="24"/>
          <w:lang w:val="en-US"/>
        </w:rPr>
        <w:t xml:space="preserve">suffer from greater declines in dive durations due </w:t>
      </w:r>
      <w:r w:rsidR="00552227" w:rsidRPr="00507769">
        <w:rPr>
          <w:rFonts w:ascii="Times New Roman" w:hAnsi="Times New Roman" w:cs="Times New Roman"/>
          <w:iCs/>
          <w:sz w:val="24"/>
          <w:szCs w:val="24"/>
          <w:lang w:val="en-US"/>
        </w:rPr>
        <w:t>to the</w:t>
      </w:r>
      <w:r w:rsidR="004F7868" w:rsidRPr="00507769">
        <w:rPr>
          <w:rFonts w:ascii="Times New Roman" w:hAnsi="Times New Roman" w:cs="Times New Roman"/>
          <w:iCs/>
          <w:sz w:val="24"/>
          <w:szCs w:val="24"/>
          <w:lang w:val="en-US"/>
        </w:rPr>
        <w:t>ir</w:t>
      </w:r>
      <w:r w:rsidRPr="00507769">
        <w:rPr>
          <w:rFonts w:ascii="Times New Roman" w:hAnsi="Times New Roman" w:cs="Times New Roman"/>
          <w:iCs/>
          <w:sz w:val="24"/>
          <w:szCs w:val="24"/>
          <w:lang w:val="en-US"/>
        </w:rPr>
        <w:t xml:space="preserve"> greater heating potential, compared to more thermally stable marine habitats.</w:t>
      </w:r>
      <w:r w:rsidR="003774DC" w:rsidRPr="00507769">
        <w:rPr>
          <w:rFonts w:ascii="Times New Roman" w:hAnsi="Times New Roman" w:cs="Times New Roman"/>
          <w:iCs/>
          <w:sz w:val="24"/>
          <w:szCs w:val="24"/>
          <w:lang w:val="en-US"/>
        </w:rPr>
        <w:t xml:space="preserve"> Human demands placed on freshwater ecosystems, like water extraction and flow regulation, may exacerbate warming in these habitats, as natural flows and depths are often greatly reduced. For example, several freshwater turtles (e.g. </w:t>
      </w:r>
      <w:r w:rsidR="00E278BF" w:rsidRPr="00507769">
        <w:rPr>
          <w:rFonts w:ascii="Times New Roman" w:hAnsi="Times New Roman" w:cs="Times New Roman"/>
          <w:i/>
          <w:sz w:val="24"/>
          <w:szCs w:val="24"/>
          <w:lang w:val="en-US"/>
        </w:rPr>
        <w:t>Emydura macquarii</w:t>
      </w:r>
      <w:r w:rsidR="00E278BF" w:rsidRPr="00507769">
        <w:rPr>
          <w:rFonts w:ascii="Times New Roman" w:hAnsi="Times New Roman" w:cs="Times New Roman"/>
          <w:iCs/>
          <w:sz w:val="24"/>
          <w:szCs w:val="24"/>
          <w:lang w:val="en-US"/>
        </w:rPr>
        <w:t>,</w:t>
      </w:r>
      <w:r w:rsidR="00825159" w:rsidRPr="00507769">
        <w:rPr>
          <w:rFonts w:ascii="Times New Roman" w:hAnsi="Times New Roman" w:cs="Times New Roman"/>
          <w:i/>
          <w:iCs/>
          <w:sz w:val="19"/>
          <w:szCs w:val="19"/>
        </w:rPr>
        <w:t xml:space="preserve"> </w:t>
      </w:r>
      <w:r w:rsidR="00825159" w:rsidRPr="00507769">
        <w:rPr>
          <w:rFonts w:ascii="Times New Roman" w:hAnsi="Times New Roman" w:cs="Times New Roman"/>
          <w:i/>
          <w:sz w:val="24"/>
          <w:szCs w:val="24"/>
          <w:lang w:val="en-US"/>
        </w:rPr>
        <w:t>Chelodina longicollis</w:t>
      </w:r>
      <w:r w:rsidR="0030639E" w:rsidRPr="00507769">
        <w:rPr>
          <w:rFonts w:ascii="Times New Roman" w:hAnsi="Times New Roman" w:cs="Times New Roman"/>
          <w:i/>
          <w:sz w:val="24"/>
          <w:szCs w:val="24"/>
          <w:lang w:val="en-US"/>
        </w:rPr>
        <w:t>, Myuchelys bellii</w:t>
      </w:r>
      <w:r w:rsidR="00E278BF" w:rsidRPr="00507769">
        <w:rPr>
          <w:rFonts w:ascii="Times New Roman" w:hAnsi="Times New Roman" w:cs="Times New Roman"/>
          <w:iCs/>
          <w:sz w:val="24"/>
          <w:szCs w:val="24"/>
          <w:lang w:val="en-US"/>
        </w:rPr>
        <w:t xml:space="preserve"> </w:t>
      </w:r>
      <w:r w:rsidR="00825159" w:rsidRPr="00507769">
        <w:rPr>
          <w:rFonts w:ascii="Times New Roman" w:hAnsi="Times New Roman" w:cs="Times New Roman"/>
          <w:iCs/>
          <w:sz w:val="24"/>
          <w:szCs w:val="24"/>
          <w:lang w:val="en-US"/>
        </w:rPr>
        <w:t xml:space="preserve">and </w:t>
      </w:r>
      <w:r w:rsidR="00825159" w:rsidRPr="00507769">
        <w:rPr>
          <w:rFonts w:ascii="Times New Roman" w:hAnsi="Times New Roman" w:cs="Times New Roman"/>
          <w:i/>
          <w:sz w:val="24"/>
          <w:szCs w:val="24"/>
          <w:lang w:val="en-US"/>
        </w:rPr>
        <w:t>Chelodina expansa</w:t>
      </w:r>
      <w:r w:rsidR="003774DC" w:rsidRPr="00507769">
        <w:rPr>
          <w:rFonts w:ascii="Times New Roman" w:hAnsi="Times New Roman" w:cs="Times New Roman"/>
          <w:iCs/>
          <w:sz w:val="24"/>
          <w:szCs w:val="24"/>
          <w:lang w:val="en-US"/>
        </w:rPr>
        <w:t xml:space="preserve">) inhabit </w:t>
      </w:r>
      <w:r w:rsidR="00825159" w:rsidRPr="00507769">
        <w:rPr>
          <w:rFonts w:ascii="Times New Roman" w:hAnsi="Times New Roman" w:cs="Times New Roman"/>
          <w:iCs/>
          <w:sz w:val="24"/>
          <w:szCs w:val="24"/>
          <w:lang w:val="en-US"/>
        </w:rPr>
        <w:t>Australia’s</w:t>
      </w:r>
      <w:r w:rsidR="003774DC" w:rsidRPr="00507769">
        <w:rPr>
          <w:rFonts w:ascii="Times New Roman" w:hAnsi="Times New Roman" w:cs="Times New Roman"/>
          <w:iCs/>
          <w:sz w:val="24"/>
          <w:szCs w:val="24"/>
          <w:lang w:val="en-US"/>
        </w:rPr>
        <w:t xml:space="preserve"> Murray</w:t>
      </w:r>
      <w:r w:rsidR="00FC32ED" w:rsidRPr="00507769">
        <w:rPr>
          <w:rFonts w:ascii="Times New Roman" w:hAnsi="Times New Roman" w:cs="Times New Roman"/>
          <w:iCs/>
          <w:sz w:val="24"/>
          <w:szCs w:val="24"/>
          <w:lang w:val="en-US"/>
        </w:rPr>
        <w:t>-</w:t>
      </w:r>
      <w:r w:rsidR="003774DC" w:rsidRPr="00507769">
        <w:rPr>
          <w:rFonts w:ascii="Times New Roman" w:hAnsi="Times New Roman" w:cs="Times New Roman"/>
          <w:iCs/>
          <w:sz w:val="24"/>
          <w:szCs w:val="24"/>
          <w:lang w:val="en-US"/>
        </w:rPr>
        <w:t>Darling Basin</w:t>
      </w:r>
      <w:r w:rsidR="00616DA2" w:rsidRPr="00507769">
        <w:rPr>
          <w:rFonts w:ascii="Times New Roman" w:hAnsi="Times New Roman" w:cs="Times New Roman"/>
          <w:iCs/>
          <w:sz w:val="24"/>
          <w:szCs w:val="24"/>
          <w:lang w:val="en-US"/>
        </w:rPr>
        <w:t>,</w:t>
      </w:r>
      <w:r w:rsidR="003774DC" w:rsidRPr="00507769">
        <w:rPr>
          <w:rFonts w:ascii="Times New Roman" w:hAnsi="Times New Roman" w:cs="Times New Roman"/>
          <w:iCs/>
          <w:sz w:val="24"/>
          <w:szCs w:val="24"/>
          <w:lang w:val="en-US"/>
        </w:rPr>
        <w:t xml:space="preserve"> which is subject to intense water extraction for irrigation purposes and </w:t>
      </w:r>
      <w:r w:rsidR="003774DC" w:rsidRPr="00507769">
        <w:rPr>
          <w:rFonts w:ascii="Times New Roman" w:hAnsi="Times New Roman" w:cs="Times New Roman"/>
          <w:iCs/>
          <w:sz w:val="24"/>
          <w:szCs w:val="24"/>
          <w:lang w:val="en-US"/>
        </w:rPr>
        <w:lastRenderedPageBreak/>
        <w:t>flow regulation (e.g. damming)</w:t>
      </w:r>
      <w:r w:rsidR="00531313" w:rsidRPr="00507769">
        <w:rPr>
          <w:rFonts w:ascii="Times New Roman" w:hAnsi="Times New Roman" w:cs="Times New Roman"/>
          <w:iCs/>
          <w:sz w:val="24"/>
          <w:szCs w:val="24"/>
          <w:lang w:val="en-US"/>
        </w:rPr>
        <w:t xml:space="preserve"> </w:t>
      </w:r>
      <w:r w:rsidR="00531313"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sidRPr="00507769">
        <w:rPr>
          <w:rFonts w:ascii="Times New Roman" w:hAnsi="Times New Roman" w:cs="Times New Roman"/>
          <w:iCs/>
          <w:sz w:val="24"/>
          <w:szCs w:val="24"/>
          <w:lang w:val="en-US"/>
        </w:rPr>
        <w:instrText xml:space="preserve"> ADDIN EN.CITE </w:instrText>
      </w:r>
      <w:r w:rsidR="00531313"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sidRPr="00507769">
        <w:rPr>
          <w:rFonts w:ascii="Times New Roman" w:hAnsi="Times New Roman" w:cs="Times New Roman"/>
          <w:iCs/>
          <w:sz w:val="24"/>
          <w:szCs w:val="24"/>
          <w:lang w:val="en-US"/>
        </w:rPr>
        <w:instrText xml:space="preserve"> ADDIN EN.CITE.DATA </w:instrText>
      </w:r>
      <w:r w:rsidR="00531313" w:rsidRPr="00507769">
        <w:rPr>
          <w:rFonts w:ascii="Times New Roman" w:hAnsi="Times New Roman" w:cs="Times New Roman"/>
          <w:iCs/>
          <w:sz w:val="24"/>
          <w:szCs w:val="24"/>
          <w:lang w:val="en-US"/>
        </w:rPr>
      </w:r>
      <w:r w:rsidR="00531313" w:rsidRPr="00507769">
        <w:rPr>
          <w:rFonts w:ascii="Times New Roman" w:hAnsi="Times New Roman" w:cs="Times New Roman"/>
          <w:iCs/>
          <w:sz w:val="24"/>
          <w:szCs w:val="24"/>
          <w:lang w:val="en-US"/>
        </w:rPr>
        <w:fldChar w:fldCharType="end"/>
      </w:r>
      <w:r w:rsidR="00531313" w:rsidRPr="00507769">
        <w:rPr>
          <w:rFonts w:ascii="Times New Roman" w:hAnsi="Times New Roman" w:cs="Times New Roman"/>
          <w:iCs/>
          <w:sz w:val="24"/>
          <w:szCs w:val="24"/>
          <w:lang w:val="en-US"/>
        </w:rPr>
      </w:r>
      <w:r w:rsidR="00531313" w:rsidRPr="00507769">
        <w:rPr>
          <w:rFonts w:ascii="Times New Roman" w:hAnsi="Times New Roman" w:cs="Times New Roman"/>
          <w:iCs/>
          <w:sz w:val="24"/>
          <w:szCs w:val="24"/>
          <w:lang w:val="en-US"/>
        </w:rPr>
        <w:fldChar w:fldCharType="separate"/>
      </w:r>
      <w:r w:rsidR="00531313" w:rsidRPr="00507769">
        <w:rPr>
          <w:rFonts w:ascii="Times New Roman" w:hAnsi="Times New Roman" w:cs="Times New Roman"/>
          <w:iCs/>
          <w:noProof/>
          <w:sz w:val="24"/>
          <w:szCs w:val="24"/>
          <w:lang w:val="en-US"/>
        </w:rPr>
        <w:t>(Chessman, 2011; Leblanc et al., 2012)</w:t>
      </w:r>
      <w:r w:rsidR="00531313" w:rsidRPr="00507769">
        <w:rPr>
          <w:rFonts w:ascii="Times New Roman" w:hAnsi="Times New Roman" w:cs="Times New Roman"/>
          <w:iCs/>
          <w:sz w:val="24"/>
          <w:szCs w:val="24"/>
          <w:lang w:val="en-US"/>
        </w:rPr>
        <w:fldChar w:fldCharType="end"/>
      </w:r>
      <w:r w:rsidR="003774DC" w:rsidRPr="00507769">
        <w:rPr>
          <w:rFonts w:ascii="Times New Roman" w:hAnsi="Times New Roman" w:cs="Times New Roman"/>
          <w:iCs/>
          <w:sz w:val="24"/>
          <w:szCs w:val="24"/>
          <w:lang w:val="en-US"/>
        </w:rPr>
        <w:t>. Consequently, this habitat experiences reduced flows which increase daily maximum temperatures and exacerbate the impacts of heatwaves</w:t>
      </w:r>
      <w:r w:rsidR="000E4C52" w:rsidRPr="00507769">
        <w:rPr>
          <w:rFonts w:ascii="Times New Roman" w:hAnsi="Times New Roman" w:cs="Times New Roman"/>
          <w:iCs/>
          <w:sz w:val="24"/>
          <w:szCs w:val="24"/>
          <w:lang w:val="en-US"/>
        </w:rPr>
        <w:t xml:space="preserve"> </w:t>
      </w:r>
      <w:r w:rsidR="000E4C52"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sidRPr="00507769">
        <w:rPr>
          <w:rFonts w:ascii="Times New Roman" w:hAnsi="Times New Roman" w:cs="Times New Roman"/>
          <w:iCs/>
          <w:sz w:val="24"/>
          <w:szCs w:val="24"/>
          <w:lang w:val="en-US"/>
        </w:rPr>
        <w:instrText xml:space="preserve"> ADDIN EN.CITE </w:instrText>
      </w:r>
      <w:r w:rsidR="000E4C52"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sidRPr="00507769">
        <w:rPr>
          <w:rFonts w:ascii="Times New Roman" w:hAnsi="Times New Roman" w:cs="Times New Roman"/>
          <w:iCs/>
          <w:sz w:val="24"/>
          <w:szCs w:val="24"/>
          <w:lang w:val="en-US"/>
        </w:rPr>
        <w:instrText xml:space="preserve"> ADDIN EN.CITE.DATA </w:instrText>
      </w:r>
      <w:r w:rsidR="000E4C52" w:rsidRPr="00507769">
        <w:rPr>
          <w:rFonts w:ascii="Times New Roman" w:hAnsi="Times New Roman" w:cs="Times New Roman"/>
          <w:iCs/>
          <w:sz w:val="24"/>
          <w:szCs w:val="24"/>
          <w:lang w:val="en-US"/>
        </w:rPr>
      </w:r>
      <w:r w:rsidR="000E4C52" w:rsidRPr="00507769">
        <w:rPr>
          <w:rFonts w:ascii="Times New Roman" w:hAnsi="Times New Roman" w:cs="Times New Roman"/>
          <w:iCs/>
          <w:sz w:val="24"/>
          <w:szCs w:val="24"/>
          <w:lang w:val="en-US"/>
        </w:rPr>
        <w:fldChar w:fldCharType="end"/>
      </w:r>
      <w:r w:rsidR="000E4C52" w:rsidRPr="00507769">
        <w:rPr>
          <w:rFonts w:ascii="Times New Roman" w:hAnsi="Times New Roman" w:cs="Times New Roman"/>
          <w:iCs/>
          <w:sz w:val="24"/>
          <w:szCs w:val="24"/>
          <w:lang w:val="en-US"/>
        </w:rPr>
      </w:r>
      <w:r w:rsidR="000E4C52" w:rsidRPr="00507769">
        <w:rPr>
          <w:rFonts w:ascii="Times New Roman" w:hAnsi="Times New Roman" w:cs="Times New Roman"/>
          <w:iCs/>
          <w:sz w:val="24"/>
          <w:szCs w:val="24"/>
          <w:lang w:val="en-US"/>
        </w:rPr>
        <w:fldChar w:fldCharType="separate"/>
      </w:r>
      <w:r w:rsidR="000E4C52" w:rsidRPr="00507769">
        <w:rPr>
          <w:rFonts w:ascii="Times New Roman" w:hAnsi="Times New Roman" w:cs="Times New Roman"/>
          <w:iCs/>
          <w:noProof/>
          <w:sz w:val="24"/>
          <w:szCs w:val="24"/>
          <w:lang w:val="en-US"/>
        </w:rPr>
        <w:t>(Chessman, 2011; Leblanc et al., 2012)</w:t>
      </w:r>
      <w:r w:rsidR="000E4C52" w:rsidRPr="00507769">
        <w:rPr>
          <w:rFonts w:ascii="Times New Roman" w:hAnsi="Times New Roman" w:cs="Times New Roman"/>
          <w:iCs/>
          <w:sz w:val="24"/>
          <w:szCs w:val="24"/>
          <w:lang w:val="en-US"/>
        </w:rPr>
        <w:fldChar w:fldCharType="end"/>
      </w:r>
      <w:r w:rsidR="003774DC" w:rsidRPr="00507769">
        <w:rPr>
          <w:rFonts w:ascii="Times New Roman" w:hAnsi="Times New Roman" w:cs="Times New Roman"/>
          <w:iCs/>
          <w:sz w:val="24"/>
          <w:szCs w:val="24"/>
          <w:lang w:val="en-US"/>
        </w:rPr>
        <w:t xml:space="preserve">. </w:t>
      </w:r>
      <w:r w:rsidR="00AC3446" w:rsidRPr="00507769">
        <w:rPr>
          <w:rFonts w:ascii="Times New Roman" w:hAnsi="Times New Roman" w:cs="Times New Roman"/>
          <w:iCs/>
          <w:sz w:val="24"/>
          <w:szCs w:val="24"/>
          <w:lang w:val="en-US"/>
        </w:rPr>
        <w:t>Alternatively</w:t>
      </w:r>
      <w:r w:rsidR="00240109" w:rsidRPr="00507769">
        <w:rPr>
          <w:rFonts w:ascii="Times New Roman" w:hAnsi="Times New Roman" w:cs="Times New Roman"/>
          <w:iCs/>
          <w:sz w:val="24"/>
          <w:szCs w:val="24"/>
          <w:lang w:val="en-US"/>
        </w:rPr>
        <w:t>, species inhabiting deep, aquatic habitats may be somewhat</w:t>
      </w:r>
      <w:r w:rsidR="004F7868" w:rsidRPr="00507769">
        <w:rPr>
          <w:rFonts w:ascii="Times New Roman" w:hAnsi="Times New Roman" w:cs="Times New Roman"/>
          <w:iCs/>
          <w:sz w:val="24"/>
          <w:szCs w:val="24"/>
          <w:lang w:val="en-US"/>
        </w:rPr>
        <w:t xml:space="preserve"> buffered</w:t>
      </w:r>
      <w:r w:rsidR="00AC3446" w:rsidRPr="00507769">
        <w:rPr>
          <w:rFonts w:ascii="Times New Roman" w:hAnsi="Times New Roman" w:cs="Times New Roman"/>
          <w:iCs/>
          <w:sz w:val="24"/>
          <w:szCs w:val="24"/>
          <w:lang w:val="en-US"/>
        </w:rPr>
        <w:t xml:space="preserve"> from the effects of warming</w:t>
      </w:r>
      <w:r w:rsidR="00240109" w:rsidRPr="00507769">
        <w:rPr>
          <w:rFonts w:ascii="Times New Roman" w:hAnsi="Times New Roman" w:cs="Times New Roman"/>
          <w:iCs/>
          <w:sz w:val="24"/>
          <w:szCs w:val="24"/>
          <w:lang w:val="en-US"/>
        </w:rPr>
        <w:t xml:space="preserve"> if they </w:t>
      </w:r>
      <w:r w:rsidR="004F7868" w:rsidRPr="00507769">
        <w:rPr>
          <w:rFonts w:ascii="Times New Roman" w:hAnsi="Times New Roman" w:cs="Times New Roman"/>
          <w:iCs/>
          <w:sz w:val="24"/>
          <w:szCs w:val="24"/>
          <w:lang w:val="en-US"/>
        </w:rPr>
        <w:t xml:space="preserve">can </w:t>
      </w:r>
      <w:r w:rsidR="00240109" w:rsidRPr="00507769">
        <w:rPr>
          <w:rFonts w:ascii="Times New Roman" w:hAnsi="Times New Roman" w:cs="Times New Roman"/>
          <w:iCs/>
          <w:sz w:val="24"/>
          <w:szCs w:val="24"/>
          <w:lang w:val="en-US"/>
        </w:rPr>
        <w:t xml:space="preserve">dive to cooler, thermally stratified </w:t>
      </w:r>
      <w:r w:rsidR="004F7868" w:rsidRPr="00507769">
        <w:rPr>
          <w:rFonts w:ascii="Times New Roman" w:hAnsi="Times New Roman" w:cs="Times New Roman"/>
          <w:iCs/>
          <w:sz w:val="24"/>
          <w:szCs w:val="24"/>
          <w:lang w:val="en-US"/>
        </w:rPr>
        <w:t>regions of the water column</w:t>
      </w:r>
      <w:r w:rsidR="000E4C52" w:rsidRPr="00507769">
        <w:rPr>
          <w:rFonts w:ascii="Times New Roman" w:hAnsi="Times New Roman" w:cs="Times New Roman"/>
          <w:iCs/>
          <w:sz w:val="24"/>
          <w:szCs w:val="24"/>
          <w:lang w:val="en-US"/>
        </w:rPr>
        <w:t>.</w:t>
      </w:r>
      <w:r w:rsidR="004F7868" w:rsidRPr="00507769">
        <w:rPr>
          <w:rFonts w:ascii="Times New Roman" w:hAnsi="Times New Roman" w:cs="Times New Roman"/>
          <w:iCs/>
          <w:sz w:val="24"/>
          <w:szCs w:val="24"/>
          <w:lang w:val="en-US"/>
        </w:rPr>
        <w:t xml:space="preserve"> </w:t>
      </w:r>
    </w:p>
    <w:p w14:paraId="3925FD01" w14:textId="77777777" w:rsidR="009D2CE6" w:rsidRPr="00507769" w:rsidRDefault="009D2CE6" w:rsidP="00896FAC">
      <w:pPr>
        <w:spacing w:after="60"/>
        <w:jc w:val="both"/>
        <w:rPr>
          <w:rFonts w:ascii="Times New Roman" w:hAnsi="Times New Roman" w:cs="Times New Roman"/>
          <w:i/>
          <w:iCs/>
          <w:sz w:val="24"/>
          <w:szCs w:val="24"/>
          <w:lang w:val="en-US"/>
        </w:rPr>
      </w:pPr>
    </w:p>
    <w:p w14:paraId="5C4F7D73" w14:textId="1B37723B" w:rsidR="00F8671B" w:rsidRPr="00507769" w:rsidRDefault="009C3AD7"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Bimodal breathers are just as vulnerable as aerial breathers</w:t>
      </w:r>
    </w:p>
    <w:p w14:paraId="3F6AB7DA" w14:textId="3019C360" w:rsidR="00A922BD" w:rsidRPr="00507769" w:rsidRDefault="007107B3"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Although bimodal breathers </w:t>
      </w:r>
      <w:r w:rsidR="0096521C" w:rsidRPr="00507769">
        <w:rPr>
          <w:rFonts w:ascii="Times New Roman" w:hAnsi="Times New Roman" w:cs="Times New Roman"/>
          <w:sz w:val="24"/>
          <w:szCs w:val="24"/>
          <w:lang w:val="en-US"/>
        </w:rPr>
        <w:t>are</w:t>
      </w:r>
      <w:r w:rsidRPr="00507769">
        <w:rPr>
          <w:rFonts w:ascii="Times New Roman" w:hAnsi="Times New Roman" w:cs="Times New Roman"/>
          <w:sz w:val="24"/>
          <w:szCs w:val="24"/>
          <w:lang w:val="en-US"/>
        </w:rPr>
        <w:t xml:space="preserve"> predicted to be more resilient to the effects of temperature on dive durations than aerial breathers, we found no significant difference between these groups. </w:t>
      </w:r>
      <w:r w:rsidR="005B379B" w:rsidRPr="00507769">
        <w:rPr>
          <w:rFonts w:ascii="Times New Roman" w:hAnsi="Times New Roman" w:cs="Times New Roman"/>
          <w:sz w:val="24"/>
          <w:szCs w:val="24"/>
          <w:lang w:val="en-US"/>
        </w:rPr>
        <w:t>Both groups</w:t>
      </w:r>
      <w:r w:rsidRPr="00507769">
        <w:rPr>
          <w:rFonts w:ascii="Times New Roman" w:hAnsi="Times New Roman" w:cs="Times New Roman"/>
          <w:sz w:val="24"/>
          <w:szCs w:val="24"/>
          <w:lang w:val="en-US"/>
        </w:rPr>
        <w:t xml:space="preserve"> were similarly affected by temperature </w:t>
      </w:r>
      <w:r w:rsidR="005B379B" w:rsidRPr="00507769">
        <w:rPr>
          <w:rFonts w:ascii="Times New Roman" w:hAnsi="Times New Roman" w:cs="Times New Roman"/>
          <w:sz w:val="24"/>
          <w:szCs w:val="24"/>
          <w:lang w:val="en-US"/>
        </w:rPr>
        <w:t>increases</w:t>
      </w:r>
      <w:r w:rsidRPr="00507769">
        <w:rPr>
          <w:rFonts w:ascii="Times New Roman" w:hAnsi="Times New Roman" w:cs="Times New Roman"/>
          <w:sz w:val="24"/>
          <w:szCs w:val="24"/>
          <w:lang w:val="en-US"/>
        </w:rPr>
        <w:t xml:space="preserve"> and experienced </w:t>
      </w:r>
      <w:r w:rsidR="005B379B" w:rsidRPr="00507769">
        <w:rPr>
          <w:rFonts w:ascii="Times New Roman" w:hAnsi="Times New Roman" w:cs="Times New Roman"/>
          <w:sz w:val="24"/>
          <w:szCs w:val="24"/>
          <w:lang w:val="en-US"/>
        </w:rPr>
        <w:t>a</w:t>
      </w:r>
      <w:r w:rsidR="00A742A4" w:rsidRPr="00507769">
        <w:rPr>
          <w:rFonts w:ascii="Times New Roman" w:hAnsi="Times New Roman" w:cs="Times New Roman"/>
          <w:sz w:val="24"/>
          <w:szCs w:val="24"/>
          <w:lang w:val="en-US"/>
        </w:rPr>
        <w:t>n</w:t>
      </w:r>
      <w:r w:rsidRPr="00507769">
        <w:rPr>
          <w:rFonts w:ascii="Times New Roman" w:hAnsi="Times New Roman" w:cs="Times New Roman"/>
          <w:sz w:val="24"/>
          <w:szCs w:val="24"/>
          <w:lang w:val="en-US"/>
        </w:rPr>
        <w:t xml:space="preserve"> </w:t>
      </w:r>
      <w:r w:rsidR="005B379B" w:rsidRPr="00507769">
        <w:rPr>
          <w:rFonts w:ascii="Times New Roman" w:hAnsi="Times New Roman" w:cs="Times New Roman"/>
          <w:sz w:val="24"/>
          <w:szCs w:val="24"/>
          <w:lang w:val="en-US"/>
        </w:rPr>
        <w:t>1</w:t>
      </w:r>
      <w:r w:rsidR="00F31832" w:rsidRPr="00507769">
        <w:rPr>
          <w:rFonts w:ascii="Times New Roman" w:hAnsi="Times New Roman" w:cs="Times New Roman"/>
          <w:sz w:val="24"/>
          <w:szCs w:val="24"/>
          <w:lang w:val="en-US"/>
        </w:rPr>
        <w:t>8</w:t>
      </w:r>
      <w:r w:rsidR="005B379B" w:rsidRPr="00507769">
        <w:rPr>
          <w:rFonts w:ascii="Times New Roman" w:hAnsi="Times New Roman" w:cs="Times New Roman"/>
          <w:sz w:val="24"/>
          <w:szCs w:val="24"/>
          <w:lang w:val="en-US"/>
        </w:rPr>
        <w:t xml:space="preserve"> – </w:t>
      </w:r>
      <w:r w:rsidR="00F31832" w:rsidRPr="00507769">
        <w:rPr>
          <w:rFonts w:ascii="Times New Roman" w:hAnsi="Times New Roman" w:cs="Times New Roman"/>
          <w:sz w:val="24"/>
          <w:szCs w:val="24"/>
          <w:lang w:val="en-US"/>
        </w:rPr>
        <w:t>53</w:t>
      </w:r>
      <w:r w:rsidR="005B379B" w:rsidRPr="00507769">
        <w:rPr>
          <w:rFonts w:ascii="Times New Roman" w:hAnsi="Times New Roman" w:cs="Times New Roman"/>
          <w:sz w:val="24"/>
          <w:szCs w:val="24"/>
          <w:lang w:val="en-US"/>
        </w:rPr>
        <w:t>% reduction in mean dive durations</w:t>
      </w:r>
      <w:r w:rsidR="00306FB6" w:rsidRPr="00507769">
        <w:rPr>
          <w:rFonts w:ascii="Times New Roman" w:hAnsi="Times New Roman" w:cs="Times New Roman"/>
          <w:sz w:val="24"/>
          <w:szCs w:val="24"/>
          <w:lang w:val="en-US"/>
        </w:rPr>
        <w:t xml:space="preserve"> (</w:t>
      </w:r>
      <w:r w:rsidR="0070313F" w:rsidRPr="00507769">
        <w:rPr>
          <w:rFonts w:ascii="Times New Roman" w:hAnsi="Times New Roman" w:cs="Times New Roman"/>
          <w:sz w:val="24"/>
          <w:szCs w:val="24"/>
          <w:lang w:val="en-US"/>
        </w:rPr>
        <w:t xml:space="preserve">weighted </w:t>
      </w:r>
      <w:r w:rsidR="00306FB6" w:rsidRPr="00507769">
        <w:rPr>
          <w:rFonts w:ascii="Times New Roman" w:hAnsi="Times New Roman" w:cs="Times New Roman"/>
          <w:sz w:val="24"/>
          <w:szCs w:val="24"/>
          <w:lang w:val="en-US"/>
        </w:rPr>
        <w:t>mean temperature increase</w:t>
      </w:r>
      <w:r w:rsidR="00D133EF" w:rsidRPr="00507769">
        <w:rPr>
          <w:rFonts w:ascii="Times New Roman" w:hAnsi="Times New Roman" w:cs="Times New Roman"/>
          <w:sz w:val="24"/>
          <w:szCs w:val="24"/>
          <w:lang w:val="en-US"/>
        </w:rPr>
        <w:t xml:space="preserve"> ± S.D.</w:t>
      </w:r>
      <w:r w:rsidR="00306FB6" w:rsidRPr="00507769">
        <w:rPr>
          <w:rFonts w:ascii="Times New Roman" w:hAnsi="Times New Roman" w:cs="Times New Roman"/>
          <w:sz w:val="24"/>
          <w:szCs w:val="24"/>
          <w:lang w:val="en-US"/>
        </w:rPr>
        <w:t xml:space="preserve">: </w:t>
      </w:r>
      <w:r w:rsidR="00D133EF" w:rsidRPr="00507769">
        <w:rPr>
          <w:rFonts w:ascii="Times New Roman" w:hAnsi="Times New Roman" w:cs="Times New Roman"/>
          <w:iCs/>
          <w:sz w:val="24"/>
          <w:szCs w:val="24"/>
          <w:lang w:val="en-US"/>
        </w:rPr>
        <w:t>10.6 ± 11.8°C</w:t>
      </w:r>
      <w:r w:rsidR="00306FB6" w:rsidRPr="00507769">
        <w:rPr>
          <w:rFonts w:ascii="Times New Roman" w:hAnsi="Times New Roman" w:cs="Times New Roman"/>
          <w:iCs/>
          <w:sz w:val="24"/>
          <w:szCs w:val="24"/>
          <w:lang w:val="en-US"/>
        </w:rPr>
        <w:t>)</w:t>
      </w:r>
      <w:r w:rsidR="005B379B" w:rsidRPr="00507769">
        <w:rPr>
          <w:rFonts w:ascii="Times New Roman" w:hAnsi="Times New Roman" w:cs="Times New Roman"/>
          <w:sz w:val="24"/>
          <w:szCs w:val="24"/>
          <w:lang w:val="en-US"/>
        </w:rPr>
        <w:t>. Bimodal breathers have been predicted to defend dive durations at elevated temperatures by increasing their reliance on aquatic respiration to meet increased metabolic demands</w:t>
      </w:r>
      <w:r w:rsidR="00234524" w:rsidRPr="00507769">
        <w:rPr>
          <w:rFonts w:ascii="Times New Roman" w:hAnsi="Times New Roman" w:cs="Times New Roman"/>
          <w:sz w:val="24"/>
          <w:szCs w:val="24"/>
          <w:lang w:val="en-US"/>
        </w:rPr>
        <w:t xml:space="preserve"> </w:t>
      </w:r>
      <w:r w:rsidR="00234524" w:rsidRPr="00507769">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234524" w:rsidRPr="00507769">
        <w:rPr>
          <w:rFonts w:ascii="Times New Roman" w:hAnsi="Times New Roman" w:cs="Times New Roman"/>
          <w:sz w:val="24"/>
          <w:szCs w:val="24"/>
          <w:lang w:val="en-US"/>
        </w:rPr>
      </w:r>
      <w:r w:rsidR="00234524" w:rsidRPr="00507769">
        <w:rPr>
          <w:rFonts w:ascii="Times New Roman" w:hAnsi="Times New Roman" w:cs="Times New Roman"/>
          <w:sz w:val="24"/>
          <w:szCs w:val="24"/>
          <w:lang w:val="en-US"/>
        </w:rPr>
        <w:fldChar w:fldCharType="separate"/>
      </w:r>
      <w:r w:rsidR="00234524" w:rsidRPr="00507769">
        <w:rPr>
          <w:rFonts w:ascii="Times New Roman" w:hAnsi="Times New Roman" w:cs="Times New Roman"/>
          <w:noProof/>
          <w:sz w:val="24"/>
          <w:szCs w:val="24"/>
          <w:lang w:val="en-US"/>
        </w:rPr>
        <w:t>(Pratt and Franklin, 2010)</w:t>
      </w:r>
      <w:r w:rsidR="00234524" w:rsidRPr="00507769">
        <w:rPr>
          <w:rFonts w:ascii="Times New Roman" w:hAnsi="Times New Roman" w:cs="Times New Roman"/>
          <w:sz w:val="24"/>
          <w:szCs w:val="24"/>
          <w:lang w:val="en-US"/>
        </w:rPr>
        <w:fldChar w:fldCharType="end"/>
      </w:r>
      <w:r w:rsidR="005B379B" w:rsidRPr="00507769">
        <w:rPr>
          <w:rFonts w:ascii="Times New Roman" w:hAnsi="Times New Roman" w:cs="Times New Roman"/>
          <w:sz w:val="24"/>
          <w:szCs w:val="24"/>
          <w:lang w:val="en-US"/>
        </w:rPr>
        <w:t xml:space="preserve">. </w:t>
      </w:r>
      <w:r w:rsidR="004E5093" w:rsidRPr="00507769">
        <w:rPr>
          <w:rFonts w:ascii="Times New Roman" w:hAnsi="Times New Roman" w:cs="Times New Roman"/>
          <w:sz w:val="24"/>
          <w:szCs w:val="24"/>
          <w:lang w:val="en-US"/>
        </w:rPr>
        <w:t xml:space="preserve">Bimodal breathers may be able </w:t>
      </w:r>
      <w:r w:rsidR="00493D58" w:rsidRPr="00507769">
        <w:rPr>
          <w:rFonts w:ascii="Times New Roman" w:hAnsi="Times New Roman" w:cs="Times New Roman"/>
          <w:sz w:val="24"/>
          <w:szCs w:val="24"/>
          <w:lang w:val="en-US"/>
        </w:rPr>
        <w:t xml:space="preserve">upregulate aquatic respiration by </w:t>
      </w:r>
      <w:r w:rsidR="00306FB6" w:rsidRPr="00507769">
        <w:rPr>
          <w:rFonts w:ascii="Times New Roman" w:hAnsi="Times New Roman" w:cs="Times New Roman"/>
          <w:sz w:val="24"/>
          <w:szCs w:val="24"/>
          <w:lang w:val="en-US"/>
        </w:rPr>
        <w:t xml:space="preserve">increasing blood flow to the </w:t>
      </w:r>
      <w:r w:rsidR="00830E4C" w:rsidRPr="00507769">
        <w:rPr>
          <w:rFonts w:ascii="Times New Roman" w:hAnsi="Times New Roman" w:cs="Times New Roman"/>
          <w:sz w:val="24"/>
          <w:szCs w:val="24"/>
          <w:lang w:val="en-US"/>
        </w:rPr>
        <w:t>skin to maximise capillary recruitment</w:t>
      </w:r>
      <w:r w:rsidR="002B7AF8">
        <w:rPr>
          <w:rFonts w:ascii="Times New Roman" w:hAnsi="Times New Roman" w:cs="Times New Roman"/>
          <w:sz w:val="24"/>
          <w:szCs w:val="24"/>
          <w:lang w:val="en-US"/>
        </w:rPr>
        <w:t xml:space="preserve"> or by increasing ventilation frequency of cloacal bursae</w:t>
      </w:r>
      <w:r w:rsidR="00C91763" w:rsidRPr="00507769">
        <w:rPr>
          <w:rFonts w:ascii="Times New Roman" w:hAnsi="Times New Roman" w:cs="Times New Roman"/>
          <w:sz w:val="24"/>
          <w:szCs w:val="24"/>
          <w:lang w:val="en-US"/>
        </w:rPr>
        <w:t xml:space="preserve"> </w:t>
      </w:r>
      <w:r w:rsidR="000F7FAF" w:rsidRPr="00507769">
        <w:rPr>
          <w:rFonts w:ascii="Times New Roman" w:hAnsi="Times New Roman" w:cs="Times New Roman"/>
          <w:sz w:val="24"/>
          <w:szCs w:val="24"/>
          <w:lang w:val="en-US"/>
        </w:rPr>
        <w:fldChar w:fldCharType="begin"/>
      </w:r>
      <w:r w:rsidR="00F16FD5">
        <w:rPr>
          <w:rFonts w:ascii="Times New Roman" w:hAnsi="Times New Roman" w:cs="Times New Roman"/>
          <w:sz w:val="24"/>
          <w:szCs w:val="24"/>
          <w:lang w:val="en-US"/>
        </w:rPr>
        <w:instrText xml:space="preserve"> ADDIN EN.CITE &lt;EndNote&gt;&lt;Cite&gt;&lt;Author&gt;Burggren&lt;/Author&gt;&lt;Year&gt;1984&lt;/Year&gt;&lt;RecNum&gt;488&lt;/RecNum&gt;&lt;DisplayText&gt;(Burggren and Moalli, 1984)&lt;/DisplayText&gt;&lt;record&gt;&lt;rec-number&gt;488&lt;/rec-number&gt;&lt;foreign-keys&gt;&lt;key app="EN" db-id="tttdpeszc2d2fkevew7v2rskrsra9200wwvx" timestamp="1587083216"&gt;488&lt;/key&gt;&lt;/foreign-keys&gt;&lt;ref-type name="Journal Article"&gt;17&lt;/ref-type&gt;&lt;contributors&gt;&lt;authors&gt;&lt;author&gt;Burggren, W.&lt;/author&gt;&lt;author&gt;Moalli, R.&lt;/author&gt;&lt;/authors&gt;&lt;/contributors&gt;&lt;titles&gt;&lt;title&gt;‘Active’ regulation of cutaneous gas exchange by capillary recruitment in amphibians: experimental evidence and a revised model for skin respiration. &lt;/title&gt;&lt;secondary-title&gt;&lt;style face="italic" font="default" size="100%"&gt;Respiration Physiology&lt;/style&gt;&lt;/secondary-title&gt;&lt;/titles&gt;&lt;periodical&gt;&lt;full-title&gt;Respiration Physiology&lt;/full-title&gt;&lt;/periodical&gt;&lt;pages&gt;379-392&lt;/pages&gt;&lt;volume&gt;55&lt;/volume&gt;&lt;dates&gt;&lt;year&gt;1984&lt;/year&gt;&lt;/dates&gt;&lt;urls&gt;&lt;/urls&gt;&lt;/record&gt;&lt;/Cite&gt;&lt;/EndNote&gt;</w:instrText>
      </w:r>
      <w:r w:rsidR="000F7FAF" w:rsidRPr="00507769">
        <w:rPr>
          <w:rFonts w:ascii="Times New Roman" w:hAnsi="Times New Roman" w:cs="Times New Roman"/>
          <w:sz w:val="24"/>
          <w:szCs w:val="24"/>
          <w:lang w:val="en-US"/>
        </w:rPr>
        <w:fldChar w:fldCharType="separate"/>
      </w:r>
      <w:r w:rsidR="00F16FD5">
        <w:rPr>
          <w:rFonts w:ascii="Times New Roman" w:hAnsi="Times New Roman" w:cs="Times New Roman"/>
          <w:noProof/>
          <w:sz w:val="24"/>
          <w:szCs w:val="24"/>
          <w:lang w:val="en-US"/>
        </w:rPr>
        <w:t>(Burggren and Moalli, 1984)</w:t>
      </w:r>
      <w:r w:rsidR="000F7FAF" w:rsidRPr="00507769">
        <w:rPr>
          <w:rFonts w:ascii="Times New Roman" w:hAnsi="Times New Roman" w:cs="Times New Roman"/>
          <w:sz w:val="24"/>
          <w:szCs w:val="24"/>
          <w:lang w:val="en-US"/>
        </w:rPr>
        <w:fldChar w:fldCharType="end"/>
      </w:r>
      <w:r w:rsidR="00830E4C" w:rsidRPr="00507769">
        <w:rPr>
          <w:rFonts w:ascii="Times New Roman" w:hAnsi="Times New Roman" w:cs="Times New Roman"/>
          <w:sz w:val="24"/>
          <w:szCs w:val="24"/>
          <w:lang w:val="en-US"/>
        </w:rPr>
        <w:t xml:space="preserve">. Alternatively, the rate of diffusion of respiratory gases between the water and skin may be increased by lowering </w:t>
      </w:r>
      <w:r w:rsidR="00162DDC" w:rsidRPr="00507769">
        <w:rPr>
          <w:rFonts w:ascii="Times New Roman" w:hAnsi="Times New Roman" w:cs="Times New Roman"/>
          <w:sz w:val="24"/>
          <w:szCs w:val="24"/>
          <w:lang w:val="en-US"/>
        </w:rPr>
        <w:t>blood PO</w:t>
      </w:r>
      <w:r w:rsidR="00162DDC" w:rsidRPr="00507769">
        <w:rPr>
          <w:rFonts w:ascii="Times New Roman" w:hAnsi="Times New Roman" w:cs="Times New Roman"/>
          <w:sz w:val="24"/>
          <w:szCs w:val="24"/>
          <w:vertAlign w:val="subscript"/>
          <w:lang w:val="en-US"/>
        </w:rPr>
        <w:t>2</w:t>
      </w:r>
      <w:r w:rsidR="00162DDC" w:rsidRPr="00507769">
        <w:rPr>
          <w:rFonts w:ascii="Times New Roman" w:hAnsi="Times New Roman" w:cs="Times New Roman"/>
          <w:sz w:val="24"/>
          <w:szCs w:val="24"/>
          <w:lang w:val="en-US"/>
        </w:rPr>
        <w:t xml:space="preserve"> by</w:t>
      </w:r>
      <w:r w:rsidR="004151DD" w:rsidRPr="00507769">
        <w:rPr>
          <w:rFonts w:ascii="Times New Roman" w:hAnsi="Times New Roman" w:cs="Times New Roman"/>
          <w:sz w:val="24"/>
          <w:szCs w:val="24"/>
          <w:lang w:val="en-US"/>
        </w:rPr>
        <w:t>,</w:t>
      </w:r>
      <w:r w:rsidR="00162DDC" w:rsidRPr="00507769">
        <w:rPr>
          <w:rFonts w:ascii="Times New Roman" w:hAnsi="Times New Roman" w:cs="Times New Roman"/>
          <w:sz w:val="24"/>
          <w:szCs w:val="24"/>
          <w:lang w:val="en-US"/>
        </w:rPr>
        <w:t xml:space="preserve"> for example</w:t>
      </w:r>
      <w:r w:rsidR="004151DD" w:rsidRPr="00507769">
        <w:rPr>
          <w:rFonts w:ascii="Times New Roman" w:hAnsi="Times New Roman" w:cs="Times New Roman"/>
          <w:sz w:val="24"/>
          <w:szCs w:val="24"/>
          <w:lang w:val="en-US"/>
        </w:rPr>
        <w:t>,</w:t>
      </w:r>
      <w:r w:rsidR="00162DDC" w:rsidRPr="00507769">
        <w:rPr>
          <w:rFonts w:ascii="Times New Roman" w:hAnsi="Times New Roman" w:cs="Times New Roman"/>
          <w:sz w:val="24"/>
          <w:szCs w:val="24"/>
          <w:lang w:val="en-US"/>
        </w:rPr>
        <w:t xml:space="preserve"> </w:t>
      </w:r>
      <w:r w:rsidR="00C91763" w:rsidRPr="00507769">
        <w:rPr>
          <w:rFonts w:ascii="Times New Roman" w:hAnsi="Times New Roman" w:cs="Times New Roman"/>
          <w:sz w:val="24"/>
          <w:szCs w:val="24"/>
          <w:lang w:val="en-US"/>
        </w:rPr>
        <w:t xml:space="preserve">initiating a </w:t>
      </w:r>
      <w:r w:rsidR="00162DDC" w:rsidRPr="00507769">
        <w:rPr>
          <w:rFonts w:ascii="Times New Roman" w:hAnsi="Times New Roman" w:cs="Times New Roman"/>
          <w:sz w:val="24"/>
          <w:szCs w:val="24"/>
          <w:lang w:val="en-US"/>
        </w:rPr>
        <w:t>cardiovascular shunt which allows blood to circumvent the lungs and recirculate to the systemic system</w:t>
      </w:r>
      <w:r w:rsidR="00C91763" w:rsidRPr="00507769">
        <w:rPr>
          <w:rFonts w:ascii="Times New Roman" w:hAnsi="Times New Roman" w:cs="Times New Roman"/>
          <w:sz w:val="24"/>
          <w:szCs w:val="24"/>
          <w:lang w:val="en-US"/>
        </w:rPr>
        <w:t xml:space="preserve"> </w:t>
      </w:r>
      <w:r w:rsidR="000F7FAF" w:rsidRPr="00507769">
        <w:rPr>
          <w:rFonts w:ascii="Times New Roman" w:hAnsi="Times New Roman" w:cs="Times New Roman"/>
          <w:sz w:val="24"/>
          <w:szCs w:val="24"/>
          <w:lang w:val="en-US"/>
        </w:rPr>
        <w:fldChar w:fldCharType="begin"/>
      </w:r>
      <w:r w:rsidR="000F7FAF" w:rsidRPr="00507769">
        <w:rPr>
          <w:rFonts w:ascii="Times New Roman" w:hAnsi="Times New Roman" w:cs="Times New Roman"/>
          <w:sz w:val="24"/>
          <w:szCs w:val="24"/>
          <w:lang w:val="en-US"/>
        </w:rPr>
        <w:instrText xml:space="preserve"> ADDIN EN.CITE &lt;EndNote&gt;&lt;Cite&gt;&lt;Author&gt;Lillywhite&lt;/Author&gt;&lt;Year&gt;1989&lt;/Year&gt;&lt;RecNum&gt;489&lt;/RecNum&gt;&lt;DisplayText&gt;(Lillywhite and Donald, 1989)&lt;/DisplayText&gt;&lt;record&gt;&lt;rec-number&gt;489&lt;/rec-number&gt;&lt;foreign-keys&gt;&lt;key app="EN" db-id="tttdpeszc2d2fkevew7v2rskrsra9200wwvx" timestamp="1587083409"&gt;489&lt;/key&gt;&lt;/foreign-keys&gt;&lt;ref-type name="Journal Article"&gt;17&lt;/ref-type&gt;&lt;contributors&gt;&lt;authors&gt;&lt;author&gt;Lillywhite, H. B.&lt;/author&gt;&lt;author&gt;Donald, J. A.&lt;/author&gt;&lt;/authors&gt;&lt;/contributors&gt;&lt;titles&gt;&lt;title&gt;Pulmonary blood flow regulation in an aquatic snake&lt;/title&gt;&lt;secondary-title&gt;Science&lt;/secondary-title&gt;&lt;/titles&gt;&lt;periodical&gt;&lt;full-title&gt;Science&lt;/full-title&gt;&lt;/periodical&gt;&lt;pages&gt;293-295&lt;/pages&gt;&lt;volume&gt;245&lt;/volume&gt;&lt;dates&gt;&lt;year&gt;1989&lt;/year&gt;&lt;/dates&gt;&lt;urls&gt;&lt;/urls&gt;&lt;/record&gt;&lt;/Cite&gt;&lt;/EndNote&gt;</w:instrText>
      </w:r>
      <w:r w:rsidR="000F7FAF" w:rsidRPr="00507769">
        <w:rPr>
          <w:rFonts w:ascii="Times New Roman" w:hAnsi="Times New Roman" w:cs="Times New Roman"/>
          <w:sz w:val="24"/>
          <w:szCs w:val="24"/>
          <w:lang w:val="en-US"/>
        </w:rPr>
        <w:fldChar w:fldCharType="separate"/>
      </w:r>
      <w:r w:rsidR="000F7FAF" w:rsidRPr="00507769">
        <w:rPr>
          <w:rFonts w:ascii="Times New Roman" w:hAnsi="Times New Roman" w:cs="Times New Roman"/>
          <w:noProof/>
          <w:sz w:val="24"/>
          <w:szCs w:val="24"/>
          <w:lang w:val="en-US"/>
        </w:rPr>
        <w:t>(Lillywhite and Donald, 1989)</w:t>
      </w:r>
      <w:r w:rsidR="000F7FAF" w:rsidRPr="00507769">
        <w:rPr>
          <w:rFonts w:ascii="Times New Roman" w:hAnsi="Times New Roman" w:cs="Times New Roman"/>
          <w:sz w:val="24"/>
          <w:szCs w:val="24"/>
          <w:lang w:val="en-US"/>
        </w:rPr>
        <w:fldChar w:fldCharType="end"/>
      </w:r>
      <w:r w:rsidR="00162DDC" w:rsidRPr="00507769">
        <w:rPr>
          <w:rFonts w:ascii="Times New Roman" w:hAnsi="Times New Roman" w:cs="Times New Roman"/>
          <w:sz w:val="24"/>
          <w:szCs w:val="24"/>
          <w:lang w:val="en-US"/>
        </w:rPr>
        <w:t xml:space="preserve">. </w:t>
      </w:r>
      <w:r w:rsidR="00B60D88" w:rsidRPr="00507769">
        <w:rPr>
          <w:rFonts w:ascii="Times New Roman" w:hAnsi="Times New Roman" w:cs="Times New Roman"/>
          <w:sz w:val="24"/>
          <w:szCs w:val="24"/>
          <w:lang w:val="en-US"/>
        </w:rPr>
        <w:t>However, several studies have shown that bimodal breathers do not upregulate aquatic respiration at high temperatures</w:t>
      </w:r>
      <w:r w:rsidR="000F7FAF" w:rsidRPr="00507769">
        <w:rPr>
          <w:rFonts w:ascii="Times New Roman" w:hAnsi="Times New Roman" w:cs="Times New Roman"/>
          <w:sz w:val="24"/>
          <w:szCs w:val="24"/>
          <w:lang w:val="en-US"/>
        </w:rPr>
        <w:t xml:space="preserve"> </w:t>
      </w:r>
      <w:r w:rsidR="000F7FAF"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0F7FAF" w:rsidRPr="00507769">
        <w:rPr>
          <w:rFonts w:ascii="Times New Roman" w:hAnsi="Times New Roman" w:cs="Times New Roman"/>
          <w:sz w:val="24"/>
          <w:szCs w:val="24"/>
          <w:lang w:val="en-US"/>
        </w:rPr>
      </w:r>
      <w:r w:rsidR="000F7FAF" w:rsidRPr="00507769">
        <w:rPr>
          <w:rFonts w:ascii="Times New Roman" w:hAnsi="Times New Roman" w:cs="Times New Roman"/>
          <w:sz w:val="24"/>
          <w:szCs w:val="24"/>
          <w:lang w:val="en-US"/>
        </w:rPr>
        <w:fldChar w:fldCharType="separate"/>
      </w:r>
      <w:r w:rsidR="000F7FAF" w:rsidRPr="00507769">
        <w:rPr>
          <w:rFonts w:ascii="Times New Roman" w:hAnsi="Times New Roman" w:cs="Times New Roman"/>
          <w:noProof/>
          <w:sz w:val="24"/>
          <w:szCs w:val="24"/>
          <w:lang w:val="en-US"/>
        </w:rPr>
        <w:t>(Prassack et al., 2001; Pratt and Franklin, 2010; Udyawer et al., 2016)</w:t>
      </w:r>
      <w:r w:rsidR="000F7FAF" w:rsidRPr="00507769">
        <w:rPr>
          <w:rFonts w:ascii="Times New Roman" w:hAnsi="Times New Roman" w:cs="Times New Roman"/>
          <w:sz w:val="24"/>
          <w:szCs w:val="24"/>
          <w:lang w:val="en-US"/>
        </w:rPr>
        <w:fldChar w:fldCharType="end"/>
      </w:r>
      <w:r w:rsidR="000F7FAF" w:rsidRPr="00507769">
        <w:rPr>
          <w:rFonts w:ascii="Times New Roman" w:hAnsi="Times New Roman" w:cs="Times New Roman"/>
          <w:sz w:val="24"/>
          <w:szCs w:val="24"/>
          <w:lang w:val="en-US"/>
        </w:rPr>
        <w:t xml:space="preserve">. </w:t>
      </w:r>
      <w:r w:rsidR="00B60D88" w:rsidRPr="00507769">
        <w:rPr>
          <w:rFonts w:ascii="Times New Roman" w:hAnsi="Times New Roman" w:cs="Times New Roman"/>
          <w:sz w:val="24"/>
          <w:szCs w:val="24"/>
          <w:lang w:val="en-US"/>
        </w:rPr>
        <w:t>Moreover</w:t>
      </w:r>
      <w:r w:rsidR="00783F35" w:rsidRPr="00507769">
        <w:rPr>
          <w:rFonts w:ascii="Times New Roman" w:hAnsi="Times New Roman" w:cs="Times New Roman"/>
          <w:sz w:val="24"/>
          <w:szCs w:val="24"/>
          <w:lang w:val="en-US"/>
        </w:rPr>
        <w:t xml:space="preserve">, there is a </w:t>
      </w:r>
      <w:r w:rsidR="005B379B" w:rsidRPr="00507769">
        <w:rPr>
          <w:rFonts w:ascii="Times New Roman" w:hAnsi="Times New Roman" w:cs="Times New Roman"/>
          <w:sz w:val="24"/>
          <w:szCs w:val="24"/>
          <w:lang w:val="en-US"/>
        </w:rPr>
        <w:t xml:space="preserve">marked difference in the temperature-sensitivity of tissue gas diffusion </w:t>
      </w:r>
      <w:r w:rsidR="00A24A59" w:rsidRPr="00507769">
        <w:rPr>
          <w:rFonts w:ascii="Times New Roman" w:hAnsi="Times New Roman" w:cs="Times New Roman"/>
          <w:sz w:val="24"/>
          <w:szCs w:val="24"/>
          <w:lang w:val="en-US"/>
        </w:rPr>
        <w:t xml:space="preserve"> and ectotherm metabolic rate</w:t>
      </w:r>
      <w:r w:rsidR="00472863" w:rsidRPr="00507769">
        <w:rPr>
          <w:rFonts w:ascii="Times New Roman" w:hAnsi="Times New Roman" w:cs="Times New Roman"/>
          <w:sz w:val="24"/>
          <w:szCs w:val="24"/>
          <w:lang w:val="en-US"/>
        </w:rPr>
        <w:t xml:space="preserve"> </w:t>
      </w:r>
      <w:r w:rsidR="00472863"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sidRPr="00507769">
        <w:rPr>
          <w:rFonts w:ascii="Times New Roman" w:hAnsi="Times New Roman" w:cs="Times New Roman"/>
          <w:sz w:val="24"/>
          <w:szCs w:val="24"/>
          <w:lang w:val="en-US"/>
        </w:rPr>
        <w:instrText xml:space="preserve"> ADDIN EN.CITE </w:instrText>
      </w:r>
      <w:r w:rsidR="00472863"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sidRPr="00507769">
        <w:rPr>
          <w:rFonts w:ascii="Times New Roman" w:hAnsi="Times New Roman" w:cs="Times New Roman"/>
          <w:sz w:val="24"/>
          <w:szCs w:val="24"/>
          <w:lang w:val="en-US"/>
        </w:rPr>
        <w:instrText xml:space="preserve"> ADDIN EN.CITE.DATA </w:instrText>
      </w:r>
      <w:r w:rsidR="00472863" w:rsidRPr="00507769">
        <w:rPr>
          <w:rFonts w:ascii="Times New Roman" w:hAnsi="Times New Roman" w:cs="Times New Roman"/>
          <w:sz w:val="24"/>
          <w:szCs w:val="24"/>
          <w:lang w:val="en-US"/>
        </w:rPr>
      </w:r>
      <w:r w:rsidR="00472863" w:rsidRPr="00507769">
        <w:rPr>
          <w:rFonts w:ascii="Times New Roman" w:hAnsi="Times New Roman" w:cs="Times New Roman"/>
          <w:sz w:val="24"/>
          <w:szCs w:val="24"/>
          <w:lang w:val="en-US"/>
        </w:rPr>
        <w:fldChar w:fldCharType="end"/>
      </w:r>
      <w:r w:rsidR="00472863" w:rsidRPr="00507769">
        <w:rPr>
          <w:rFonts w:ascii="Times New Roman" w:hAnsi="Times New Roman" w:cs="Times New Roman"/>
          <w:sz w:val="24"/>
          <w:szCs w:val="24"/>
          <w:lang w:val="en-US"/>
        </w:rPr>
      </w:r>
      <w:r w:rsidR="00472863" w:rsidRPr="00507769">
        <w:rPr>
          <w:rFonts w:ascii="Times New Roman" w:hAnsi="Times New Roman" w:cs="Times New Roman"/>
          <w:sz w:val="24"/>
          <w:szCs w:val="24"/>
          <w:lang w:val="en-US"/>
        </w:rPr>
        <w:fldChar w:fldCharType="separate"/>
      </w:r>
      <w:r w:rsidR="00472863" w:rsidRPr="00507769">
        <w:rPr>
          <w:rFonts w:ascii="Times New Roman" w:hAnsi="Times New Roman" w:cs="Times New Roman"/>
          <w:noProof/>
          <w:sz w:val="24"/>
          <w:szCs w:val="24"/>
          <w:lang w:val="en-US"/>
        </w:rPr>
        <w:t>(Jackson, 2007)</w:t>
      </w:r>
      <w:r w:rsidR="00472863" w:rsidRPr="00507769">
        <w:rPr>
          <w:rFonts w:ascii="Times New Roman" w:hAnsi="Times New Roman" w:cs="Times New Roman"/>
          <w:sz w:val="24"/>
          <w:szCs w:val="24"/>
          <w:lang w:val="en-US"/>
        </w:rPr>
        <w:fldChar w:fldCharType="end"/>
      </w:r>
      <w:r w:rsidR="005B379B" w:rsidRPr="00507769">
        <w:rPr>
          <w:rFonts w:ascii="Times New Roman" w:hAnsi="Times New Roman" w:cs="Times New Roman"/>
          <w:sz w:val="24"/>
          <w:szCs w:val="24"/>
          <w:lang w:val="en-US"/>
        </w:rPr>
        <w:t>.</w:t>
      </w:r>
      <w:r w:rsidR="00935DD6" w:rsidRPr="00507769">
        <w:rPr>
          <w:rFonts w:ascii="Times New Roman" w:hAnsi="Times New Roman" w:cs="Times New Roman"/>
          <w:sz w:val="24"/>
          <w:szCs w:val="24"/>
          <w:lang w:val="en-US"/>
        </w:rPr>
        <w:t xml:space="preserve"> Tissue gas diffusion increases by only 10% with every 10°C increase in body temperature </w:t>
      </w:r>
      <w:r w:rsidR="00935DD6" w:rsidRPr="00507769">
        <w:rPr>
          <w:rFonts w:ascii="Times New Roman" w:hAnsi="Times New Roman" w:cs="Times New Roman"/>
          <w:sz w:val="24"/>
          <w:szCs w:val="24"/>
          <w:lang w:val="en-US"/>
        </w:rPr>
        <w:fldChar w:fldCharType="begin"/>
      </w:r>
      <w:r w:rsidR="00935DD6" w:rsidRPr="00507769">
        <w:rPr>
          <w:rFonts w:ascii="Times New Roman" w:hAnsi="Times New Roman" w:cs="Times New Roman"/>
          <w:sz w:val="24"/>
          <w:szCs w:val="24"/>
          <w:lang w:val="en-US"/>
        </w:rPr>
        <w:instrText xml:space="preserve"> ADDIN EN.CITE &lt;EndNote&gt;&lt;Cite&gt;&lt;Author&gt;Dejours&lt;/Author&gt;&lt;Year&gt;1981&lt;/Year&gt;&lt;RecNum&gt;483&lt;/RecNum&gt;&lt;Prefix&gt;Q10 = 1.1`; &lt;/Prefix&gt;&lt;DisplayText&gt;(Q10 = 1.1; Dejours, 1981)&lt;/DisplayText&gt;&lt;record&gt;&lt;rec-number&gt;483&lt;/rec-number&gt;&lt;foreign-keys&gt;&lt;key app="EN" db-id="tttdpeszc2d2fkevew7v2rskrsra9200wwvx" timestamp="1586829085"&gt;483&lt;/key&gt;&lt;/foreign-keys&gt;&lt;ref-type name="Book"&gt;6&lt;/ref-type&gt;&lt;contributors&gt;&lt;authors&gt;&lt;author&gt;Dejours, P.&lt;/author&gt;&lt;/authors&gt;&lt;/contributors&gt;&lt;titles&gt;&lt;title&gt;Principles of Camparative Respiratory Physiology&lt;/title&gt;&lt;/titles&gt;&lt;section&gt;265&lt;/section&gt;&lt;dates&gt;&lt;year&gt;1981&lt;/year&gt;&lt;/dates&gt;&lt;pub-location&gt;Amsterdam&lt;/pub-location&gt;&lt;publisher&gt;Elseview-North Holland Biomedical Press&lt;/publisher&gt;&lt;urls&gt;&lt;/urls&gt;&lt;/record&gt;&lt;/Cite&gt;&lt;/EndNote&gt;</w:instrText>
      </w:r>
      <w:r w:rsidR="00935DD6" w:rsidRPr="00507769">
        <w:rPr>
          <w:rFonts w:ascii="Times New Roman" w:hAnsi="Times New Roman" w:cs="Times New Roman"/>
          <w:sz w:val="24"/>
          <w:szCs w:val="24"/>
          <w:lang w:val="en-US"/>
        </w:rPr>
        <w:fldChar w:fldCharType="separate"/>
      </w:r>
      <w:r w:rsidR="00935DD6" w:rsidRPr="00507769">
        <w:rPr>
          <w:rFonts w:ascii="Times New Roman" w:hAnsi="Times New Roman" w:cs="Times New Roman"/>
          <w:noProof/>
          <w:sz w:val="24"/>
          <w:szCs w:val="24"/>
          <w:lang w:val="en-US"/>
        </w:rPr>
        <w:t>(</w:t>
      </w:r>
      <w:r w:rsidR="00935DD6" w:rsidRPr="00507769">
        <w:rPr>
          <w:rFonts w:ascii="Times New Roman" w:hAnsi="Times New Roman" w:cs="Times New Roman"/>
          <w:i/>
          <w:iCs/>
          <w:noProof/>
          <w:sz w:val="24"/>
          <w:szCs w:val="24"/>
          <w:lang w:val="en-US"/>
        </w:rPr>
        <w:t>Q</w:t>
      </w:r>
      <w:r w:rsidR="00935DD6" w:rsidRPr="00507769">
        <w:rPr>
          <w:rFonts w:ascii="Times New Roman" w:hAnsi="Times New Roman" w:cs="Times New Roman"/>
          <w:noProof/>
          <w:sz w:val="24"/>
          <w:szCs w:val="24"/>
          <w:vertAlign w:val="subscript"/>
          <w:lang w:val="en-US"/>
        </w:rPr>
        <w:t>10</w:t>
      </w:r>
      <w:r w:rsidR="00935DD6" w:rsidRPr="00507769">
        <w:rPr>
          <w:rFonts w:ascii="Times New Roman" w:hAnsi="Times New Roman" w:cs="Times New Roman"/>
          <w:noProof/>
          <w:sz w:val="24"/>
          <w:szCs w:val="24"/>
          <w:lang w:val="en-US"/>
        </w:rPr>
        <w:t xml:space="preserve"> = 1.1; Dejours, 1981)</w:t>
      </w:r>
      <w:r w:rsidR="00935DD6" w:rsidRPr="00507769">
        <w:rPr>
          <w:rFonts w:ascii="Times New Roman" w:hAnsi="Times New Roman" w:cs="Times New Roman"/>
          <w:sz w:val="24"/>
          <w:szCs w:val="24"/>
          <w:lang w:val="en-US"/>
        </w:rPr>
        <w:fldChar w:fldCharType="end"/>
      </w:r>
      <w:r w:rsidR="00935DD6" w:rsidRPr="00507769">
        <w:rPr>
          <w:rFonts w:ascii="Times New Roman" w:hAnsi="Times New Roman" w:cs="Times New Roman"/>
          <w:sz w:val="24"/>
          <w:szCs w:val="24"/>
          <w:lang w:val="en-US"/>
        </w:rPr>
        <w:t xml:space="preserve">, whereas ectotherm metabolic rate typically doubles or triples for the same 10°C increase in body temperature </w:t>
      </w:r>
      <w:r w:rsidR="000924BE" w:rsidRPr="00507769">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sidRPr="00507769">
        <w:rPr>
          <w:rFonts w:ascii="Times New Roman" w:hAnsi="Times New Roman" w:cs="Times New Roman"/>
          <w:sz w:val="24"/>
          <w:szCs w:val="24"/>
          <w:lang w:val="en-US"/>
        </w:rPr>
        <w:instrText xml:space="preserve"> ADDIN EN.CITE </w:instrText>
      </w:r>
      <w:r w:rsidR="000924BE" w:rsidRPr="00507769">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sidRPr="00507769">
        <w:rPr>
          <w:rFonts w:ascii="Times New Roman" w:hAnsi="Times New Roman" w:cs="Times New Roman"/>
          <w:sz w:val="24"/>
          <w:szCs w:val="24"/>
          <w:lang w:val="en-US"/>
        </w:rPr>
        <w:instrText xml:space="preserve"> ADDIN EN.CITE.DATA </w:instrText>
      </w:r>
      <w:r w:rsidR="000924BE" w:rsidRPr="00507769">
        <w:rPr>
          <w:rFonts w:ascii="Times New Roman" w:hAnsi="Times New Roman" w:cs="Times New Roman"/>
          <w:sz w:val="24"/>
          <w:szCs w:val="24"/>
          <w:lang w:val="en-US"/>
        </w:rPr>
      </w:r>
      <w:r w:rsidR="000924BE" w:rsidRPr="00507769">
        <w:rPr>
          <w:rFonts w:ascii="Times New Roman" w:hAnsi="Times New Roman" w:cs="Times New Roman"/>
          <w:sz w:val="24"/>
          <w:szCs w:val="24"/>
          <w:lang w:val="en-US"/>
        </w:rPr>
        <w:fldChar w:fldCharType="end"/>
      </w:r>
      <w:r w:rsidR="000924BE" w:rsidRPr="00507769">
        <w:rPr>
          <w:rFonts w:ascii="Times New Roman" w:hAnsi="Times New Roman" w:cs="Times New Roman"/>
          <w:sz w:val="24"/>
          <w:szCs w:val="24"/>
          <w:lang w:val="en-US"/>
        </w:rPr>
      </w:r>
      <w:r w:rsidR="000924BE" w:rsidRPr="00507769">
        <w:rPr>
          <w:rFonts w:ascii="Times New Roman" w:hAnsi="Times New Roman" w:cs="Times New Roman"/>
          <w:sz w:val="24"/>
          <w:szCs w:val="24"/>
          <w:lang w:val="en-US"/>
        </w:rPr>
        <w:fldChar w:fldCharType="separate"/>
      </w:r>
      <w:r w:rsidR="000924BE" w:rsidRPr="00507769">
        <w:rPr>
          <w:rFonts w:ascii="Times New Roman" w:hAnsi="Times New Roman" w:cs="Times New Roman"/>
          <w:noProof/>
          <w:sz w:val="24"/>
          <w:szCs w:val="24"/>
          <w:lang w:val="en-US"/>
        </w:rPr>
        <w:t>(</w:t>
      </w:r>
      <w:r w:rsidR="000924BE" w:rsidRPr="00507769">
        <w:rPr>
          <w:rFonts w:ascii="Times New Roman" w:hAnsi="Times New Roman" w:cs="Times New Roman"/>
          <w:i/>
          <w:iCs/>
          <w:noProof/>
          <w:sz w:val="24"/>
          <w:szCs w:val="24"/>
          <w:lang w:val="en-US"/>
        </w:rPr>
        <w:t>Q</w:t>
      </w:r>
      <w:r w:rsidR="000924BE" w:rsidRPr="00507769">
        <w:rPr>
          <w:rFonts w:ascii="Times New Roman" w:hAnsi="Times New Roman" w:cs="Times New Roman"/>
          <w:noProof/>
          <w:sz w:val="24"/>
          <w:szCs w:val="24"/>
          <w:vertAlign w:val="subscript"/>
          <w:lang w:val="en-US"/>
        </w:rPr>
        <w:t>10</w:t>
      </w:r>
      <w:r w:rsidR="000924BE" w:rsidRPr="00507769">
        <w:rPr>
          <w:rFonts w:ascii="Times New Roman" w:hAnsi="Times New Roman" w:cs="Times New Roman"/>
          <w:noProof/>
          <w:sz w:val="24"/>
          <w:szCs w:val="24"/>
          <w:lang w:val="en-US"/>
        </w:rPr>
        <w:t xml:space="preserve"> = 2 – 3; Seebacher et al., 2015)</w:t>
      </w:r>
      <w:r w:rsidR="000924BE" w:rsidRPr="00507769">
        <w:rPr>
          <w:rFonts w:ascii="Times New Roman" w:hAnsi="Times New Roman" w:cs="Times New Roman"/>
          <w:sz w:val="24"/>
          <w:szCs w:val="24"/>
          <w:lang w:val="en-US"/>
        </w:rPr>
        <w:fldChar w:fldCharType="end"/>
      </w:r>
      <w:r w:rsidR="00935DD6" w:rsidRPr="00507769">
        <w:rPr>
          <w:rFonts w:ascii="Times New Roman" w:hAnsi="Times New Roman" w:cs="Times New Roman"/>
          <w:sz w:val="24"/>
          <w:szCs w:val="24"/>
          <w:lang w:val="en-US"/>
        </w:rPr>
        <w:t xml:space="preserve">. Consequently, aquatic respiration rates cannot keep pace with this exponential rise in oxygen demands and the relative contribution of aquatic respiration  to total respiration decreases as temperatures </w:t>
      </w:r>
      <w:r w:rsidR="00A922BD" w:rsidRPr="00507769">
        <w:rPr>
          <w:rFonts w:ascii="Times New Roman" w:hAnsi="Times New Roman" w:cs="Times New Roman"/>
          <w:sz w:val="24"/>
          <w:szCs w:val="24"/>
          <w:lang w:val="en-US"/>
        </w:rPr>
        <w:t>increase</w:t>
      </w:r>
      <w:r w:rsidR="00216298" w:rsidRPr="00507769">
        <w:rPr>
          <w:rFonts w:ascii="Times New Roman" w:hAnsi="Times New Roman" w:cs="Times New Roman"/>
          <w:sz w:val="24"/>
          <w:szCs w:val="24"/>
          <w:lang w:val="en-US"/>
        </w:rPr>
        <w:t xml:space="preserve"> </w:t>
      </w:r>
      <w:r w:rsidR="00234524"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sidRPr="00507769">
        <w:rPr>
          <w:rFonts w:ascii="Times New Roman" w:hAnsi="Times New Roman" w:cs="Times New Roman"/>
          <w:sz w:val="24"/>
          <w:szCs w:val="24"/>
          <w:lang w:val="en-US"/>
        </w:rPr>
        <w:instrText xml:space="preserve"> ADDIN EN.CITE </w:instrText>
      </w:r>
      <w:r w:rsidR="00234524"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sidRPr="00507769">
        <w:rPr>
          <w:rFonts w:ascii="Times New Roman" w:hAnsi="Times New Roman" w:cs="Times New Roman"/>
          <w:sz w:val="24"/>
          <w:szCs w:val="24"/>
          <w:lang w:val="en-US"/>
        </w:rPr>
        <w:instrText xml:space="preserve"> ADDIN EN.CITE.DATA </w:instrText>
      </w:r>
      <w:r w:rsidR="00234524" w:rsidRPr="00507769">
        <w:rPr>
          <w:rFonts w:ascii="Times New Roman" w:hAnsi="Times New Roman" w:cs="Times New Roman"/>
          <w:sz w:val="24"/>
          <w:szCs w:val="24"/>
          <w:lang w:val="en-US"/>
        </w:rPr>
      </w:r>
      <w:r w:rsidR="00234524" w:rsidRPr="00507769">
        <w:rPr>
          <w:rFonts w:ascii="Times New Roman" w:hAnsi="Times New Roman" w:cs="Times New Roman"/>
          <w:sz w:val="24"/>
          <w:szCs w:val="24"/>
          <w:lang w:val="en-US"/>
        </w:rPr>
        <w:fldChar w:fldCharType="end"/>
      </w:r>
      <w:r w:rsidR="00234524" w:rsidRPr="00507769">
        <w:rPr>
          <w:rFonts w:ascii="Times New Roman" w:hAnsi="Times New Roman" w:cs="Times New Roman"/>
          <w:sz w:val="24"/>
          <w:szCs w:val="24"/>
          <w:lang w:val="en-US"/>
        </w:rPr>
      </w:r>
      <w:r w:rsidR="00234524" w:rsidRPr="00507769">
        <w:rPr>
          <w:rFonts w:ascii="Times New Roman" w:hAnsi="Times New Roman" w:cs="Times New Roman"/>
          <w:sz w:val="24"/>
          <w:szCs w:val="24"/>
          <w:lang w:val="en-US"/>
        </w:rPr>
        <w:fldChar w:fldCharType="separate"/>
      </w:r>
      <w:r w:rsidR="00234524" w:rsidRPr="00507769">
        <w:rPr>
          <w:rFonts w:ascii="Times New Roman" w:hAnsi="Times New Roman" w:cs="Times New Roman"/>
          <w:noProof/>
          <w:sz w:val="24"/>
          <w:szCs w:val="24"/>
          <w:lang w:val="en-US"/>
        </w:rPr>
        <w:t>(Jackson, 2007)</w:t>
      </w:r>
      <w:r w:rsidR="00234524" w:rsidRPr="00507769">
        <w:rPr>
          <w:rFonts w:ascii="Times New Roman" w:hAnsi="Times New Roman" w:cs="Times New Roman"/>
          <w:sz w:val="24"/>
          <w:szCs w:val="24"/>
          <w:lang w:val="en-US"/>
        </w:rPr>
        <w:fldChar w:fldCharType="end"/>
      </w:r>
      <w:r w:rsidR="00216298" w:rsidRPr="00507769">
        <w:rPr>
          <w:rFonts w:ascii="Times New Roman" w:hAnsi="Times New Roman" w:cs="Times New Roman"/>
          <w:sz w:val="24"/>
          <w:szCs w:val="24"/>
          <w:lang w:val="en-US"/>
        </w:rPr>
        <w:t xml:space="preserve">. </w:t>
      </w:r>
      <w:r w:rsidR="00A922BD" w:rsidRPr="00507769">
        <w:rPr>
          <w:rFonts w:ascii="Times New Roman" w:hAnsi="Times New Roman" w:cs="Times New Roman"/>
          <w:sz w:val="24"/>
          <w:szCs w:val="24"/>
          <w:lang w:val="en-US"/>
        </w:rPr>
        <w:t>Additionally</w:t>
      </w:r>
      <w:r w:rsidR="00785AFD" w:rsidRPr="00507769">
        <w:rPr>
          <w:rFonts w:ascii="Times New Roman" w:hAnsi="Times New Roman" w:cs="Times New Roman"/>
          <w:sz w:val="24"/>
          <w:szCs w:val="24"/>
          <w:lang w:val="en-US"/>
        </w:rPr>
        <w:t xml:space="preserve">, the solubility </w:t>
      </w:r>
      <w:r w:rsidR="00ED439A">
        <w:rPr>
          <w:rFonts w:ascii="Times New Roman" w:hAnsi="Times New Roman" w:cs="Times New Roman"/>
          <w:sz w:val="24"/>
          <w:szCs w:val="24"/>
          <w:lang w:val="en-US"/>
        </w:rPr>
        <w:t xml:space="preserve">and partial pressures </w:t>
      </w:r>
      <w:r w:rsidR="00785AFD" w:rsidRPr="00507769">
        <w:rPr>
          <w:rFonts w:ascii="Times New Roman" w:hAnsi="Times New Roman" w:cs="Times New Roman"/>
          <w:sz w:val="24"/>
          <w:szCs w:val="24"/>
          <w:lang w:val="en-US"/>
        </w:rPr>
        <w:t xml:space="preserve">of oxygen in water declines as temperature increases, further reducing the efficiency of aquatic respiration. </w:t>
      </w:r>
      <w:r w:rsidR="00A922BD" w:rsidRPr="00507769">
        <w:rPr>
          <w:rFonts w:ascii="Times New Roman" w:hAnsi="Times New Roman" w:cs="Times New Roman"/>
          <w:sz w:val="24"/>
          <w:szCs w:val="24"/>
          <w:lang w:val="en-US"/>
        </w:rPr>
        <w:t>S</w:t>
      </w:r>
      <w:r w:rsidR="00C92BA6" w:rsidRPr="00507769">
        <w:rPr>
          <w:rFonts w:ascii="Times New Roman" w:hAnsi="Times New Roman" w:cs="Times New Roman"/>
          <w:sz w:val="24"/>
          <w:szCs w:val="24"/>
          <w:lang w:val="en-US"/>
        </w:rPr>
        <w:t xml:space="preserve">everal studies have shown that </w:t>
      </w:r>
      <w:r w:rsidR="00A922BD" w:rsidRPr="00507769">
        <w:rPr>
          <w:rFonts w:ascii="Times New Roman" w:hAnsi="Times New Roman" w:cs="Times New Roman"/>
          <w:sz w:val="24"/>
          <w:szCs w:val="24"/>
          <w:lang w:val="en-US"/>
        </w:rPr>
        <w:t xml:space="preserve">the </w:t>
      </w:r>
      <w:r w:rsidR="00234524" w:rsidRPr="00507769">
        <w:rPr>
          <w:rFonts w:ascii="Times New Roman" w:hAnsi="Times New Roman" w:cs="Times New Roman"/>
          <w:sz w:val="24"/>
          <w:szCs w:val="24"/>
          <w:lang w:val="en-US"/>
        </w:rPr>
        <w:t xml:space="preserve">relative contribution of </w:t>
      </w:r>
      <w:r w:rsidR="00C92BA6" w:rsidRPr="00507769">
        <w:rPr>
          <w:rFonts w:ascii="Times New Roman" w:hAnsi="Times New Roman" w:cs="Times New Roman"/>
          <w:sz w:val="24"/>
          <w:szCs w:val="24"/>
          <w:lang w:val="en-US"/>
        </w:rPr>
        <w:t xml:space="preserve">aquatic respiration </w:t>
      </w:r>
      <w:r w:rsidR="00234524" w:rsidRPr="00507769">
        <w:rPr>
          <w:rFonts w:ascii="Times New Roman" w:hAnsi="Times New Roman" w:cs="Times New Roman"/>
          <w:sz w:val="24"/>
          <w:szCs w:val="24"/>
          <w:lang w:val="en-US"/>
        </w:rPr>
        <w:t xml:space="preserve">to total respiration </w:t>
      </w:r>
      <w:r w:rsidR="00C92BA6" w:rsidRPr="00507769">
        <w:rPr>
          <w:rFonts w:ascii="Times New Roman" w:hAnsi="Times New Roman" w:cs="Times New Roman"/>
          <w:sz w:val="24"/>
          <w:szCs w:val="24"/>
          <w:lang w:val="en-US"/>
        </w:rPr>
        <w:t>either decrease</w:t>
      </w:r>
      <w:r w:rsidR="004C6FF0" w:rsidRPr="00507769">
        <w:rPr>
          <w:rFonts w:ascii="Times New Roman" w:hAnsi="Times New Roman" w:cs="Times New Roman"/>
          <w:sz w:val="24"/>
          <w:szCs w:val="24"/>
          <w:lang w:val="en-US"/>
        </w:rPr>
        <w:t>s</w:t>
      </w:r>
      <w:r w:rsidR="00C92BA6" w:rsidRPr="00507769">
        <w:rPr>
          <w:rFonts w:ascii="Times New Roman" w:hAnsi="Times New Roman" w:cs="Times New Roman"/>
          <w:sz w:val="24"/>
          <w:szCs w:val="24"/>
          <w:lang w:val="en-US"/>
        </w:rPr>
        <w:t xml:space="preserve"> with rising temperature or </w:t>
      </w:r>
      <w:r w:rsidR="004C6FF0" w:rsidRPr="00507769">
        <w:rPr>
          <w:rFonts w:ascii="Times New Roman" w:hAnsi="Times New Roman" w:cs="Times New Roman"/>
          <w:sz w:val="24"/>
          <w:szCs w:val="24"/>
          <w:lang w:val="en-US"/>
        </w:rPr>
        <w:t>remains</w:t>
      </w:r>
      <w:r w:rsidR="00C92BA6" w:rsidRPr="00507769">
        <w:rPr>
          <w:rFonts w:ascii="Times New Roman" w:hAnsi="Times New Roman" w:cs="Times New Roman"/>
          <w:sz w:val="24"/>
          <w:szCs w:val="24"/>
          <w:lang w:val="en-US"/>
        </w:rPr>
        <w:t xml:space="preserve"> temperature-independent </w:t>
      </w:r>
      <w:r w:rsidR="00C92BA6"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C92BA6" w:rsidRPr="00507769">
        <w:rPr>
          <w:rFonts w:ascii="Times New Roman" w:hAnsi="Times New Roman" w:cs="Times New Roman"/>
          <w:sz w:val="24"/>
          <w:szCs w:val="24"/>
          <w:lang w:val="en-US"/>
        </w:rPr>
      </w:r>
      <w:r w:rsidR="00C92BA6" w:rsidRPr="00507769">
        <w:rPr>
          <w:rFonts w:ascii="Times New Roman" w:hAnsi="Times New Roman" w:cs="Times New Roman"/>
          <w:sz w:val="24"/>
          <w:szCs w:val="24"/>
          <w:lang w:val="en-US"/>
        </w:rPr>
        <w:fldChar w:fldCharType="separate"/>
      </w:r>
      <w:r w:rsidR="00C92BA6" w:rsidRPr="00507769">
        <w:rPr>
          <w:rFonts w:ascii="Times New Roman" w:hAnsi="Times New Roman" w:cs="Times New Roman"/>
          <w:noProof/>
          <w:sz w:val="24"/>
          <w:szCs w:val="24"/>
          <w:lang w:val="en-US"/>
        </w:rPr>
        <w:t>(Prassack et al., 2001; Pratt and Franklin, 2010; Udyawer et al., 2016)</w:t>
      </w:r>
      <w:r w:rsidR="00C92BA6" w:rsidRPr="00507769">
        <w:rPr>
          <w:rFonts w:ascii="Times New Roman" w:hAnsi="Times New Roman" w:cs="Times New Roman"/>
          <w:sz w:val="24"/>
          <w:szCs w:val="24"/>
          <w:lang w:val="en-US"/>
        </w:rPr>
        <w:fldChar w:fldCharType="end"/>
      </w:r>
      <w:r w:rsidR="00C92BA6" w:rsidRPr="00507769">
        <w:rPr>
          <w:rFonts w:ascii="Times New Roman" w:hAnsi="Times New Roman" w:cs="Times New Roman"/>
          <w:sz w:val="24"/>
          <w:szCs w:val="24"/>
          <w:lang w:val="en-US"/>
        </w:rPr>
        <w:t>.</w:t>
      </w:r>
      <w:r w:rsidR="000D39F1" w:rsidRPr="00507769">
        <w:rPr>
          <w:rFonts w:ascii="Times New Roman" w:hAnsi="Times New Roman" w:cs="Times New Roman"/>
          <w:sz w:val="24"/>
          <w:szCs w:val="24"/>
          <w:lang w:val="en-US"/>
        </w:rPr>
        <w:t xml:space="preserve"> </w:t>
      </w:r>
      <w:r w:rsidR="00216298" w:rsidRPr="00507769">
        <w:rPr>
          <w:rFonts w:ascii="Times New Roman" w:hAnsi="Times New Roman" w:cs="Times New Roman"/>
          <w:sz w:val="24"/>
          <w:szCs w:val="24"/>
          <w:lang w:val="en-US"/>
        </w:rPr>
        <w:t xml:space="preserve">Rather, bimodal respiration becomes </w:t>
      </w:r>
      <w:r w:rsidR="00A377E6">
        <w:rPr>
          <w:rFonts w:ascii="Times New Roman" w:hAnsi="Times New Roman" w:cs="Times New Roman"/>
          <w:sz w:val="24"/>
          <w:szCs w:val="24"/>
          <w:lang w:val="en-US"/>
        </w:rPr>
        <w:t xml:space="preserve">especially </w:t>
      </w:r>
      <w:r w:rsidR="00216298" w:rsidRPr="00507769">
        <w:rPr>
          <w:rFonts w:ascii="Times New Roman" w:hAnsi="Times New Roman" w:cs="Times New Roman"/>
          <w:sz w:val="24"/>
          <w:szCs w:val="24"/>
          <w:lang w:val="en-US"/>
        </w:rPr>
        <w:t xml:space="preserve">advantageous at cold temperatures when aquatic respiration can </w:t>
      </w:r>
      <w:r w:rsidR="00A377E6">
        <w:rPr>
          <w:rFonts w:ascii="Times New Roman" w:hAnsi="Times New Roman" w:cs="Times New Roman"/>
          <w:sz w:val="24"/>
          <w:szCs w:val="24"/>
          <w:lang w:val="en-US"/>
        </w:rPr>
        <w:t xml:space="preserve">more easily </w:t>
      </w:r>
      <w:r w:rsidR="00216298" w:rsidRPr="00507769">
        <w:rPr>
          <w:rFonts w:ascii="Times New Roman" w:hAnsi="Times New Roman" w:cs="Times New Roman"/>
          <w:sz w:val="24"/>
          <w:szCs w:val="24"/>
          <w:lang w:val="en-US"/>
        </w:rPr>
        <w:t>meet resting or routine metabolic demands</w:t>
      </w:r>
      <w:r w:rsidR="00A24A59" w:rsidRPr="00507769">
        <w:rPr>
          <w:rFonts w:ascii="Times New Roman" w:hAnsi="Times New Roman" w:cs="Times New Roman"/>
          <w:sz w:val="24"/>
          <w:szCs w:val="24"/>
          <w:lang w:val="en-US"/>
        </w:rPr>
        <w:t>,</w:t>
      </w:r>
      <w:r w:rsidR="00216298" w:rsidRPr="00507769">
        <w:rPr>
          <w:rFonts w:ascii="Times New Roman" w:hAnsi="Times New Roman" w:cs="Times New Roman"/>
          <w:sz w:val="24"/>
          <w:szCs w:val="24"/>
          <w:lang w:val="en-US"/>
        </w:rPr>
        <w:t xml:space="preserve"> allowing some species to remain submerged for </w:t>
      </w:r>
      <w:r w:rsidR="00045853" w:rsidRPr="00507769">
        <w:rPr>
          <w:rFonts w:ascii="Times New Roman" w:hAnsi="Times New Roman" w:cs="Times New Roman"/>
          <w:sz w:val="24"/>
          <w:szCs w:val="24"/>
          <w:lang w:val="en-US"/>
        </w:rPr>
        <w:t xml:space="preserve">days, </w:t>
      </w:r>
      <w:r w:rsidR="00216298" w:rsidRPr="00507769">
        <w:rPr>
          <w:rFonts w:ascii="Times New Roman" w:hAnsi="Times New Roman" w:cs="Times New Roman"/>
          <w:sz w:val="24"/>
          <w:szCs w:val="24"/>
          <w:lang w:val="en-US"/>
        </w:rPr>
        <w:t>weeks</w:t>
      </w:r>
      <w:r w:rsidR="00234524" w:rsidRPr="00507769">
        <w:rPr>
          <w:rFonts w:ascii="Times New Roman" w:hAnsi="Times New Roman" w:cs="Times New Roman"/>
          <w:sz w:val="24"/>
          <w:szCs w:val="24"/>
          <w:lang w:val="en-US"/>
        </w:rPr>
        <w:t xml:space="preserve"> and even months</w:t>
      </w:r>
      <w:r w:rsidR="00216298" w:rsidRPr="00507769">
        <w:rPr>
          <w:rFonts w:ascii="Times New Roman" w:hAnsi="Times New Roman" w:cs="Times New Roman"/>
          <w:sz w:val="24"/>
          <w:szCs w:val="24"/>
          <w:lang w:val="en-US"/>
        </w:rPr>
        <w:t xml:space="preserve"> as an overwintering strategy</w:t>
      </w:r>
      <w:r w:rsidR="00A24A59" w:rsidRPr="00507769">
        <w:rPr>
          <w:rFonts w:ascii="Times New Roman" w:hAnsi="Times New Roman" w:cs="Times New Roman"/>
          <w:sz w:val="24"/>
          <w:szCs w:val="24"/>
          <w:lang w:val="en-US"/>
        </w:rPr>
        <w:t xml:space="preserve"> </w:t>
      </w:r>
      <w:r w:rsidR="000924BE" w:rsidRPr="00507769">
        <w:rPr>
          <w:rFonts w:ascii="Times New Roman" w:hAnsi="Times New Roman" w:cs="Times New Roman"/>
          <w:sz w:val="24"/>
          <w:szCs w:val="24"/>
          <w:lang w:val="en-US"/>
        </w:rPr>
        <w:fldChar w:fldCharType="begin"/>
      </w:r>
      <w:r w:rsidR="000924BE" w:rsidRPr="00507769">
        <w:rPr>
          <w:rFonts w:ascii="Times New Roman" w:hAnsi="Times New Roman" w:cs="Times New Roman"/>
          <w:sz w:val="24"/>
          <w:szCs w:val="24"/>
          <w:lang w:val="en-US"/>
        </w:rPr>
        <w:instrText xml:space="preserve"> ADDIN EN.CITE &lt;EndNote&gt;&lt;Cite&gt;&lt;Author&gt;Penney&lt;/Author&gt;&lt;Year&gt;1987&lt;/Year&gt;&lt;RecNum&gt;484&lt;/RecNum&gt;&lt;DisplayText&gt;(Penney, 1987)&lt;/DisplayText&gt;&lt;record&gt;&lt;rec-number&gt;484&lt;/rec-number&gt;&lt;foreign-keys&gt;&lt;key app="EN" db-id="tttdpeszc2d2fkevew7v2rskrsra9200wwvx" timestamp="1586839289"&gt;484&lt;/key&gt;&lt;/foreign-keys&gt;&lt;ref-type name="Journal Article"&gt;17&lt;/ref-type&gt;&lt;contributors&gt;&lt;authors&gt;&lt;author&gt;Penney, D. G.&lt;/author&gt;&lt;/authors&gt;&lt;/contributors&gt;&lt;titles&gt;&lt;title&gt;Frogs and turtles: Different ectotherm overwintering strategies&lt;/title&gt;&lt;secondary-title&gt;Comparative Biochemistry &amp;amp; Physiology Part A: Molecular and Integrative Physiology&lt;/secondary-title&gt;&lt;/titles&gt;&lt;periodical&gt;&lt;full-title&gt;Comparative Biochemistry &amp;amp; Physiology Part A: Molecular and Integrative Physiology&lt;/full-title&gt;&lt;/periodical&gt;&lt;pages&gt;609-615&lt;/pages&gt;&lt;volume&gt;86&lt;/volume&gt;&lt;dates&gt;&lt;year&gt;1987&lt;/year&gt;&lt;/dates&gt;&lt;urls&gt;&lt;/urls&gt;&lt;/record&gt;&lt;/Cite&gt;&lt;/EndNote&gt;</w:instrText>
      </w:r>
      <w:r w:rsidR="000924BE" w:rsidRPr="00507769">
        <w:rPr>
          <w:rFonts w:ascii="Times New Roman" w:hAnsi="Times New Roman" w:cs="Times New Roman"/>
          <w:sz w:val="24"/>
          <w:szCs w:val="24"/>
          <w:lang w:val="en-US"/>
        </w:rPr>
        <w:fldChar w:fldCharType="separate"/>
      </w:r>
      <w:r w:rsidR="000924BE" w:rsidRPr="00507769">
        <w:rPr>
          <w:rFonts w:ascii="Times New Roman" w:hAnsi="Times New Roman" w:cs="Times New Roman"/>
          <w:noProof/>
          <w:sz w:val="24"/>
          <w:szCs w:val="24"/>
          <w:lang w:val="en-US"/>
        </w:rPr>
        <w:t>(Penney, 1987)</w:t>
      </w:r>
      <w:r w:rsidR="000924BE" w:rsidRPr="00507769">
        <w:rPr>
          <w:rFonts w:ascii="Times New Roman" w:hAnsi="Times New Roman" w:cs="Times New Roman"/>
          <w:sz w:val="24"/>
          <w:szCs w:val="24"/>
          <w:lang w:val="en-US"/>
        </w:rPr>
        <w:fldChar w:fldCharType="end"/>
      </w:r>
      <w:r w:rsidR="00A24A59" w:rsidRPr="00507769">
        <w:rPr>
          <w:rFonts w:ascii="Times New Roman" w:hAnsi="Times New Roman" w:cs="Times New Roman"/>
          <w:sz w:val="24"/>
          <w:szCs w:val="24"/>
          <w:lang w:val="en-US"/>
        </w:rPr>
        <w:t xml:space="preserve">. </w:t>
      </w:r>
      <w:r w:rsidR="00234524" w:rsidRPr="00507769">
        <w:rPr>
          <w:rFonts w:ascii="Times New Roman" w:hAnsi="Times New Roman" w:cs="Times New Roman"/>
          <w:sz w:val="24"/>
          <w:szCs w:val="24"/>
          <w:lang w:val="en-US"/>
        </w:rPr>
        <w:t xml:space="preserve">The benefits of aquatic respiration in prolonging dive durations </w:t>
      </w:r>
      <w:r w:rsidR="00472863" w:rsidRPr="00507769">
        <w:rPr>
          <w:rFonts w:ascii="Times New Roman" w:hAnsi="Times New Roman" w:cs="Times New Roman"/>
          <w:sz w:val="24"/>
          <w:szCs w:val="24"/>
          <w:lang w:val="en-US"/>
        </w:rPr>
        <w:t>therefore</w:t>
      </w:r>
      <w:r w:rsidR="00234524" w:rsidRPr="00507769">
        <w:rPr>
          <w:rFonts w:ascii="Times New Roman" w:hAnsi="Times New Roman" w:cs="Times New Roman"/>
          <w:sz w:val="24"/>
          <w:szCs w:val="24"/>
          <w:lang w:val="en-US"/>
        </w:rPr>
        <w:t xml:space="preserve"> </w:t>
      </w:r>
      <w:r w:rsidR="004C6FF0" w:rsidRPr="00507769">
        <w:rPr>
          <w:rFonts w:ascii="Times New Roman" w:hAnsi="Times New Roman" w:cs="Times New Roman"/>
          <w:sz w:val="24"/>
          <w:szCs w:val="24"/>
          <w:lang w:val="en-US"/>
        </w:rPr>
        <w:t xml:space="preserve">only appear to be </w:t>
      </w:r>
      <w:r w:rsidR="00A623E5" w:rsidRPr="00507769">
        <w:rPr>
          <w:rFonts w:ascii="Times New Roman" w:hAnsi="Times New Roman" w:cs="Times New Roman"/>
          <w:sz w:val="24"/>
          <w:szCs w:val="24"/>
          <w:lang w:val="en-US"/>
        </w:rPr>
        <w:t>reali</w:t>
      </w:r>
      <w:r w:rsidR="00A623E5">
        <w:rPr>
          <w:rFonts w:ascii="Times New Roman" w:hAnsi="Times New Roman" w:cs="Times New Roman"/>
          <w:sz w:val="24"/>
          <w:szCs w:val="24"/>
          <w:lang w:val="en-US"/>
        </w:rPr>
        <w:t>s</w:t>
      </w:r>
      <w:r w:rsidR="00A623E5" w:rsidRPr="00507769">
        <w:rPr>
          <w:rFonts w:ascii="Times New Roman" w:hAnsi="Times New Roman" w:cs="Times New Roman"/>
          <w:sz w:val="24"/>
          <w:szCs w:val="24"/>
          <w:lang w:val="en-US"/>
        </w:rPr>
        <w:t xml:space="preserve">ed </w:t>
      </w:r>
      <w:r w:rsidR="004C6FF0" w:rsidRPr="00507769">
        <w:rPr>
          <w:rFonts w:ascii="Times New Roman" w:hAnsi="Times New Roman" w:cs="Times New Roman"/>
          <w:sz w:val="24"/>
          <w:szCs w:val="24"/>
          <w:lang w:val="en-US"/>
        </w:rPr>
        <w:t xml:space="preserve">at cooler temperatures </w:t>
      </w:r>
      <w:r w:rsidR="00B60D8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B60D88" w:rsidRPr="00507769">
        <w:rPr>
          <w:rFonts w:ascii="Times New Roman" w:hAnsi="Times New Roman" w:cs="Times New Roman"/>
          <w:sz w:val="24"/>
          <w:szCs w:val="24"/>
          <w:lang w:val="en-US"/>
        </w:rPr>
      </w:r>
      <w:r w:rsidR="00B60D88" w:rsidRPr="00507769">
        <w:rPr>
          <w:rFonts w:ascii="Times New Roman" w:hAnsi="Times New Roman" w:cs="Times New Roman"/>
          <w:sz w:val="24"/>
          <w:szCs w:val="24"/>
          <w:lang w:val="en-US"/>
        </w:rPr>
        <w:fldChar w:fldCharType="separate"/>
      </w:r>
      <w:r w:rsidR="00045853" w:rsidRPr="00507769">
        <w:rPr>
          <w:rFonts w:ascii="Times New Roman" w:hAnsi="Times New Roman" w:cs="Times New Roman"/>
          <w:noProof/>
          <w:sz w:val="24"/>
          <w:szCs w:val="24"/>
          <w:lang w:val="en-US"/>
        </w:rPr>
        <w:t>(Clark et al., 2008; Prassack et al., 2001)</w:t>
      </w:r>
      <w:r w:rsidR="00B60D88" w:rsidRPr="00507769">
        <w:rPr>
          <w:rFonts w:ascii="Times New Roman" w:hAnsi="Times New Roman" w:cs="Times New Roman"/>
          <w:sz w:val="24"/>
          <w:szCs w:val="24"/>
          <w:lang w:val="en-US"/>
        </w:rPr>
        <w:fldChar w:fldCharType="end"/>
      </w:r>
      <w:r w:rsidR="004C6FF0" w:rsidRPr="00507769">
        <w:rPr>
          <w:rFonts w:ascii="Times New Roman" w:hAnsi="Times New Roman" w:cs="Times New Roman"/>
          <w:sz w:val="24"/>
          <w:szCs w:val="24"/>
          <w:lang w:val="en-US"/>
        </w:rPr>
        <w:t xml:space="preserve">. Our findings </w:t>
      </w:r>
      <w:r w:rsidR="006513D3" w:rsidRPr="00507769">
        <w:rPr>
          <w:rFonts w:ascii="Times New Roman" w:hAnsi="Times New Roman" w:cs="Times New Roman"/>
          <w:sz w:val="24"/>
          <w:szCs w:val="24"/>
          <w:lang w:val="en-US"/>
        </w:rPr>
        <w:t>show</w:t>
      </w:r>
      <w:r w:rsidR="004C6FF0" w:rsidRPr="00507769">
        <w:rPr>
          <w:rFonts w:ascii="Times New Roman" w:hAnsi="Times New Roman" w:cs="Times New Roman"/>
          <w:sz w:val="24"/>
          <w:szCs w:val="24"/>
          <w:lang w:val="en-US"/>
        </w:rPr>
        <w:t xml:space="preserve"> that</w:t>
      </w:r>
      <w:r w:rsidR="0096521C" w:rsidRPr="00507769">
        <w:rPr>
          <w:rFonts w:ascii="Times New Roman" w:hAnsi="Times New Roman" w:cs="Times New Roman"/>
          <w:sz w:val="24"/>
          <w:szCs w:val="24"/>
          <w:lang w:val="en-US"/>
        </w:rPr>
        <w:t xml:space="preserve"> </w:t>
      </w:r>
      <w:r w:rsidR="00FF3A60" w:rsidRPr="00507769">
        <w:rPr>
          <w:rFonts w:ascii="Times New Roman" w:hAnsi="Times New Roman" w:cs="Times New Roman"/>
          <w:sz w:val="24"/>
          <w:szCs w:val="24"/>
          <w:lang w:val="en-US"/>
        </w:rPr>
        <w:t xml:space="preserve">bimodal and aerial breathers </w:t>
      </w:r>
      <w:r w:rsidR="00493D58" w:rsidRPr="00507769">
        <w:rPr>
          <w:rFonts w:ascii="Times New Roman" w:hAnsi="Times New Roman" w:cs="Times New Roman"/>
          <w:sz w:val="24"/>
          <w:szCs w:val="24"/>
          <w:lang w:val="en-US"/>
        </w:rPr>
        <w:t>are</w:t>
      </w:r>
      <w:r w:rsidR="00FF3A60" w:rsidRPr="00507769">
        <w:rPr>
          <w:rFonts w:ascii="Times New Roman" w:hAnsi="Times New Roman" w:cs="Times New Roman"/>
          <w:sz w:val="24"/>
          <w:szCs w:val="24"/>
          <w:lang w:val="en-US"/>
        </w:rPr>
        <w:t xml:space="preserve"> equally sensitive to the negative effects of </w:t>
      </w:r>
      <w:r w:rsidR="004C6FF0" w:rsidRPr="00507769">
        <w:rPr>
          <w:rFonts w:ascii="Times New Roman" w:hAnsi="Times New Roman" w:cs="Times New Roman"/>
          <w:sz w:val="24"/>
          <w:szCs w:val="24"/>
          <w:lang w:val="en-US"/>
        </w:rPr>
        <w:t>rising temperatures on dive durations</w:t>
      </w:r>
      <w:r w:rsidR="006513D3" w:rsidRPr="00507769">
        <w:rPr>
          <w:rFonts w:ascii="Times New Roman" w:hAnsi="Times New Roman" w:cs="Times New Roman"/>
          <w:sz w:val="24"/>
          <w:szCs w:val="24"/>
          <w:lang w:val="en-US"/>
        </w:rPr>
        <w:t xml:space="preserve">, and we can predict that the diving behaviour of both groups will be disrupted as the climate continues to warm. </w:t>
      </w:r>
    </w:p>
    <w:p w14:paraId="5DCB3305" w14:textId="77777777" w:rsidR="00F31832" w:rsidRPr="00507769" w:rsidRDefault="00F31832" w:rsidP="00896FAC">
      <w:pPr>
        <w:spacing w:after="60"/>
        <w:jc w:val="both"/>
        <w:rPr>
          <w:rFonts w:ascii="Times New Roman" w:hAnsi="Times New Roman" w:cs="Times New Roman"/>
          <w:i/>
          <w:iCs/>
          <w:sz w:val="24"/>
          <w:szCs w:val="24"/>
          <w:lang w:val="en-US"/>
        </w:rPr>
      </w:pPr>
    </w:p>
    <w:p w14:paraId="3DFBBAE5" w14:textId="2CACC004" w:rsidR="000B3DBA" w:rsidRPr="00507769" w:rsidRDefault="000B3DBA"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Body </w:t>
      </w:r>
      <w:r w:rsidR="008150F7" w:rsidRPr="00507769">
        <w:rPr>
          <w:rFonts w:ascii="Times New Roman" w:hAnsi="Times New Roman" w:cs="Times New Roman"/>
          <w:i/>
          <w:iCs/>
          <w:sz w:val="24"/>
          <w:szCs w:val="24"/>
          <w:lang w:val="en-US"/>
        </w:rPr>
        <w:t>mass had a weak effect</w:t>
      </w:r>
      <w:r w:rsidR="00395BA9" w:rsidRPr="00507769">
        <w:rPr>
          <w:rFonts w:ascii="Times New Roman" w:hAnsi="Times New Roman" w:cs="Times New Roman"/>
          <w:i/>
          <w:iCs/>
          <w:sz w:val="24"/>
          <w:szCs w:val="24"/>
          <w:lang w:val="en-US"/>
        </w:rPr>
        <w:t xml:space="preserve"> on changes in dive duration</w:t>
      </w:r>
    </w:p>
    <w:p w14:paraId="2054F2F3" w14:textId="57415709" w:rsidR="00395BA9" w:rsidRPr="00DE12ED" w:rsidRDefault="00395BA9" w:rsidP="00395BA9">
      <w:pPr>
        <w:pStyle w:val="Default"/>
        <w:spacing w:line="276" w:lineRule="auto"/>
        <w:jc w:val="both"/>
        <w:rPr>
          <w:iCs/>
          <w:lang w:val="en-US"/>
        </w:rPr>
      </w:pPr>
      <w:r w:rsidRPr="00507769">
        <w:rPr>
          <w:iCs/>
          <w:lang w:val="en-US"/>
        </w:rPr>
        <w:t>As predicted, temperature effects on the change in mean dive duration were smaller for larger divers</w:t>
      </w:r>
      <w:r w:rsidRPr="00507769">
        <w:rPr>
          <w:lang w:val="en-US"/>
        </w:rPr>
        <w:t>, however</w:t>
      </w:r>
      <w:r w:rsidRPr="00507769">
        <w:rPr>
          <w:iCs/>
          <w:lang w:val="en-US"/>
        </w:rPr>
        <w:t xml:space="preserve"> body size effects were generally weaker than expected. Smaller divers are expected to be disproportionately affected by temperature increases due to their relatively small </w:t>
      </w:r>
      <w:r w:rsidRPr="00507769">
        <w:rPr>
          <w:iCs/>
          <w:lang w:val="en-US"/>
        </w:rPr>
        <w:lastRenderedPageBreak/>
        <w:t>body oxygen stores and high mass-specific metabolic rates. Despite some support for this prediction, weaker than expected effects may be due to the high variability among species in how dive performance is affected by temperature. This may be partly driven by the unusual scaling relationships between body mass and dive durations in some species, such as bimodal breathers</w:t>
      </w:r>
      <w:r w:rsidR="00947627" w:rsidRPr="00507769">
        <w:rPr>
          <w:iCs/>
          <w:lang w:val="en-US"/>
        </w:rPr>
        <w:t xml:space="preserve"> </w:t>
      </w:r>
      <w:r w:rsidR="00947627" w:rsidRPr="00507769">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sidRPr="00507769">
        <w:rPr>
          <w:iCs/>
          <w:lang w:val="en-US"/>
        </w:rPr>
        <w:instrText xml:space="preserve"> ADDIN EN.CITE </w:instrText>
      </w:r>
      <w:r w:rsidR="00947627" w:rsidRPr="00507769">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sidRPr="00507769">
        <w:rPr>
          <w:iCs/>
          <w:lang w:val="en-US"/>
        </w:rPr>
        <w:instrText xml:space="preserve"> ADDIN EN.CITE.DATA </w:instrText>
      </w:r>
      <w:r w:rsidR="00947627" w:rsidRPr="00507769">
        <w:rPr>
          <w:iCs/>
          <w:lang w:val="en-US"/>
        </w:rPr>
      </w:r>
      <w:r w:rsidR="00947627" w:rsidRPr="00507769">
        <w:rPr>
          <w:iCs/>
          <w:lang w:val="en-US"/>
        </w:rPr>
        <w:fldChar w:fldCharType="end"/>
      </w:r>
      <w:r w:rsidR="00947627" w:rsidRPr="00507769">
        <w:rPr>
          <w:iCs/>
          <w:lang w:val="en-US"/>
        </w:rPr>
      </w:r>
      <w:r w:rsidR="00947627" w:rsidRPr="00507769">
        <w:rPr>
          <w:iCs/>
          <w:lang w:val="en-US"/>
        </w:rPr>
        <w:fldChar w:fldCharType="separate"/>
      </w:r>
      <w:r w:rsidR="00947627" w:rsidRPr="00507769">
        <w:rPr>
          <w:iCs/>
          <w:noProof/>
          <w:lang w:val="en-US"/>
        </w:rPr>
        <w:t>(Mathie and Franklin, 2006; Stone et al., 1992)</w:t>
      </w:r>
      <w:r w:rsidR="00947627" w:rsidRPr="00507769">
        <w:rPr>
          <w:iCs/>
          <w:lang w:val="en-US"/>
        </w:rPr>
        <w:fldChar w:fldCharType="end"/>
      </w:r>
      <w:r w:rsidRPr="00507769">
        <w:rPr>
          <w:iCs/>
          <w:lang w:val="en-US"/>
        </w:rPr>
        <w:t>.</w:t>
      </w:r>
      <w:r w:rsidR="00947627" w:rsidRPr="00507769">
        <w:rPr>
          <w:iCs/>
          <w:lang w:val="en-US"/>
        </w:rPr>
        <w:t xml:space="preserve"> For example, the freshwater white-throated snapping turtle (</w:t>
      </w:r>
      <w:r w:rsidR="00947627" w:rsidRPr="00507769">
        <w:rPr>
          <w:i/>
          <w:lang w:val="en-US"/>
        </w:rPr>
        <w:t>Elseya albagula</w:t>
      </w:r>
      <w:r w:rsidR="00947627" w:rsidRPr="00507769">
        <w:rPr>
          <w:iCs/>
          <w:lang w:val="en-US"/>
        </w:rPr>
        <w:t xml:space="preserve">) uses cloacal bursae to respire aquatically and small turtles are able to dive for just as long as large turtles </w:t>
      </w:r>
      <w:r w:rsidR="00947627" w:rsidRPr="00507769">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sidRPr="00507769">
        <w:rPr>
          <w:iCs/>
          <w:lang w:val="en-US"/>
        </w:rPr>
        <w:instrText xml:space="preserve"> ADDIN EN.CITE </w:instrText>
      </w:r>
      <w:r w:rsidR="00947627" w:rsidRPr="00507769">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sidRPr="00507769">
        <w:rPr>
          <w:iCs/>
          <w:lang w:val="en-US"/>
        </w:rPr>
        <w:instrText xml:space="preserve"> ADDIN EN.CITE.DATA </w:instrText>
      </w:r>
      <w:r w:rsidR="00947627" w:rsidRPr="00507769">
        <w:rPr>
          <w:iCs/>
          <w:lang w:val="en-US"/>
        </w:rPr>
      </w:r>
      <w:r w:rsidR="00947627" w:rsidRPr="00507769">
        <w:rPr>
          <w:iCs/>
          <w:lang w:val="en-US"/>
        </w:rPr>
        <w:fldChar w:fldCharType="end"/>
      </w:r>
      <w:r w:rsidR="00947627" w:rsidRPr="00507769">
        <w:rPr>
          <w:iCs/>
          <w:lang w:val="en-US"/>
        </w:rPr>
      </w:r>
      <w:r w:rsidR="00947627" w:rsidRPr="00507769">
        <w:rPr>
          <w:iCs/>
          <w:lang w:val="en-US"/>
        </w:rPr>
        <w:fldChar w:fldCharType="separate"/>
      </w:r>
      <w:r w:rsidR="00947627" w:rsidRPr="00507769">
        <w:rPr>
          <w:iCs/>
          <w:noProof/>
          <w:lang w:val="en-US"/>
        </w:rPr>
        <w:t>(size range: 19 – 6725 g; Mathie and Franklin, 2006)</w:t>
      </w:r>
      <w:r w:rsidR="00947627" w:rsidRPr="00507769">
        <w:rPr>
          <w:iCs/>
          <w:lang w:val="en-US"/>
        </w:rPr>
        <w:fldChar w:fldCharType="end"/>
      </w:r>
      <w:r w:rsidR="00947627" w:rsidRPr="00507769">
        <w:rPr>
          <w:iCs/>
          <w:lang w:val="en-US"/>
        </w:rPr>
        <w:t>. Their capacity to defend dive durations is attributable to smaller turtles having higher mass-specific cloacal bursae surface areas (scaling exponent: Mb</w:t>
      </w:r>
      <w:r w:rsidR="00947627" w:rsidRPr="00507769">
        <w:rPr>
          <w:iCs/>
          <w:vertAlign w:val="superscript"/>
          <w:lang w:val="en-US"/>
        </w:rPr>
        <w:t>0.77</w:t>
      </w:r>
      <w:r w:rsidR="00947627" w:rsidRPr="00507769">
        <w:rPr>
          <w:iCs/>
          <w:lang w:val="en-US"/>
        </w:rPr>
        <w:t xml:space="preserve">), allowing them to extract more oxygen from the water </w:t>
      </w:r>
      <w:r w:rsidR="00947627" w:rsidRPr="00507769">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sidRPr="00507769">
        <w:rPr>
          <w:iCs/>
          <w:lang w:val="en-US"/>
        </w:rPr>
        <w:instrText xml:space="preserve"> ADDIN EN.CITE </w:instrText>
      </w:r>
      <w:r w:rsidR="00947627" w:rsidRPr="00507769">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sidRPr="00507769">
        <w:rPr>
          <w:iCs/>
          <w:lang w:val="en-US"/>
        </w:rPr>
        <w:instrText xml:space="preserve"> ADDIN EN.CITE.DATA </w:instrText>
      </w:r>
      <w:r w:rsidR="00947627" w:rsidRPr="00507769">
        <w:rPr>
          <w:iCs/>
          <w:lang w:val="en-US"/>
        </w:rPr>
      </w:r>
      <w:r w:rsidR="00947627" w:rsidRPr="00507769">
        <w:rPr>
          <w:iCs/>
          <w:lang w:val="en-US"/>
        </w:rPr>
        <w:fldChar w:fldCharType="end"/>
      </w:r>
      <w:r w:rsidR="00947627" w:rsidRPr="00507769">
        <w:rPr>
          <w:iCs/>
          <w:lang w:val="en-US"/>
        </w:rPr>
      </w:r>
      <w:r w:rsidR="00947627" w:rsidRPr="00507769">
        <w:rPr>
          <w:iCs/>
          <w:lang w:val="en-US"/>
        </w:rPr>
        <w:fldChar w:fldCharType="separate"/>
      </w:r>
      <w:r w:rsidR="00947627" w:rsidRPr="00507769">
        <w:rPr>
          <w:iCs/>
          <w:noProof/>
          <w:lang w:val="en-US"/>
        </w:rPr>
        <w:t>(Mathie and Franklin, 2006)</w:t>
      </w:r>
      <w:r w:rsidR="00947627" w:rsidRPr="00507769">
        <w:rPr>
          <w:iCs/>
          <w:lang w:val="en-US"/>
        </w:rPr>
        <w:fldChar w:fldCharType="end"/>
      </w:r>
      <w:r w:rsidR="00947627" w:rsidRPr="00507769">
        <w:rPr>
          <w:iCs/>
          <w:lang w:val="en-US"/>
        </w:rPr>
        <w:t xml:space="preserve">. </w:t>
      </w:r>
      <w:r w:rsidR="00DE12ED">
        <w:rPr>
          <w:iCs/>
          <w:lang w:val="en-US"/>
        </w:rPr>
        <w:t xml:space="preserve">But, our contrast-based model showed that there was no significant interaction between respiration mode and body </w:t>
      </w:r>
      <w:r w:rsidR="00134E45">
        <w:rPr>
          <w:iCs/>
          <w:lang w:val="en-US"/>
        </w:rPr>
        <w:t>mass and</w:t>
      </w:r>
      <w:r w:rsidRPr="00507769">
        <w:rPr>
          <w:iCs/>
          <w:lang w:val="en-US"/>
        </w:rPr>
        <w:t xml:space="preserve"> suggest that large divers may be slightly buffered to the effects of warming on diving durations. </w:t>
      </w:r>
    </w:p>
    <w:p w14:paraId="76D425B6" w14:textId="77777777" w:rsidR="00395BA9" w:rsidRPr="00507769" w:rsidRDefault="00395BA9" w:rsidP="00CA7277">
      <w:pPr>
        <w:pStyle w:val="Default"/>
        <w:spacing w:line="276" w:lineRule="auto"/>
        <w:jc w:val="both"/>
        <w:rPr>
          <w:lang w:val="en-US"/>
        </w:rPr>
      </w:pPr>
    </w:p>
    <w:p w14:paraId="63245596" w14:textId="3555C9DB" w:rsidR="00F60128" w:rsidRPr="00507769" w:rsidRDefault="00F60128"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Limited thermal plasticity in dive duration</w:t>
      </w:r>
    </w:p>
    <w:p w14:paraId="50229F13" w14:textId="602A6F9E" w:rsidR="004543B5" w:rsidRPr="00507769" w:rsidRDefault="00F60128"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Thermal acclimation capacity remains unassessed in most ectothermic divers and represents a pressing knowledge gap. Only four studies </w:t>
      </w:r>
      <w:r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r>
      <w:r w:rsidRPr="00507769">
        <w:rPr>
          <w:rFonts w:ascii="Times New Roman" w:hAnsi="Times New Roman" w:cs="Times New Roman"/>
          <w:sz w:val="24"/>
          <w:szCs w:val="24"/>
          <w:lang w:val="en-US"/>
        </w:rPr>
        <w:fldChar w:fldCharType="separate"/>
      </w:r>
      <w:r w:rsidRPr="00507769">
        <w:rPr>
          <w:rFonts w:ascii="Times New Roman" w:hAnsi="Times New Roman" w:cs="Times New Roman"/>
          <w:noProof/>
          <w:sz w:val="24"/>
          <w:szCs w:val="24"/>
          <w:lang w:val="en-US"/>
        </w:rPr>
        <w:t>(Bruton et al., 2012; Clark et al., 2008; Rodgers and Franklin, 2017; Rodgers et al., 2015)</w:t>
      </w:r>
      <w:r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have assessed thermal acclimation capacity in diving ectotherm</w:t>
      </w:r>
      <w:r w:rsidR="00A623E5">
        <w:rPr>
          <w:rFonts w:ascii="Times New Roman" w:hAnsi="Times New Roman" w:cs="Times New Roman"/>
          <w:sz w:val="24"/>
          <w:szCs w:val="24"/>
          <w:lang w:val="en-US"/>
        </w:rPr>
        <w:t>ic vertebrates</w:t>
      </w:r>
      <w:r w:rsidRPr="00507769">
        <w:rPr>
          <w:rFonts w:ascii="Times New Roman" w:hAnsi="Times New Roman" w:cs="Times New Roman"/>
          <w:sz w:val="24"/>
          <w:szCs w:val="24"/>
          <w:lang w:val="en-US"/>
        </w:rPr>
        <w:t>.</w:t>
      </w:r>
      <w:r w:rsidR="00045853" w:rsidRPr="00507769">
        <w:rPr>
          <w:rFonts w:ascii="Times New Roman" w:hAnsi="Times New Roman" w:cs="Times New Roman"/>
          <w:sz w:val="24"/>
          <w:szCs w:val="24"/>
          <w:lang w:val="en-US"/>
        </w:rPr>
        <w:t xml:space="preserve"> Nonetheless, the findings from these studies are similar and suggest diving ectotherms have a limited capacity for thermal plasticity in dive durations. For example, </w:t>
      </w:r>
      <w:r w:rsidRPr="00507769">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r>
      <w:r w:rsidRPr="00507769">
        <w:rPr>
          <w:rFonts w:ascii="Times New Roman" w:hAnsi="Times New Roman" w:cs="Times New Roman"/>
          <w:sz w:val="24"/>
          <w:szCs w:val="24"/>
          <w:lang w:val="en-US"/>
        </w:rPr>
        <w:fldChar w:fldCharType="separate"/>
      </w:r>
      <w:r w:rsidRPr="00507769">
        <w:rPr>
          <w:rFonts w:ascii="Times New Roman" w:hAnsi="Times New Roman" w:cs="Times New Roman"/>
          <w:noProof/>
          <w:sz w:val="24"/>
          <w:szCs w:val="24"/>
          <w:lang w:val="en-US"/>
        </w:rPr>
        <w:t>Bruton et al. (2012)</w:t>
      </w:r>
      <w:r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w:t>
      </w:r>
      <w:r w:rsidR="00ED116A" w:rsidRPr="00507769">
        <w:rPr>
          <w:rFonts w:ascii="Times New Roman" w:hAnsi="Times New Roman" w:cs="Times New Roman"/>
          <w:sz w:val="24"/>
          <w:szCs w:val="24"/>
          <w:lang w:val="en-US"/>
        </w:rPr>
        <w:t>examined</w:t>
      </w:r>
      <w:r w:rsidRPr="00507769">
        <w:rPr>
          <w:rFonts w:ascii="Times New Roman" w:hAnsi="Times New Roman" w:cs="Times New Roman"/>
          <w:sz w:val="24"/>
          <w:szCs w:val="24"/>
          <w:lang w:val="en-US"/>
        </w:rPr>
        <w:t xml:space="preserve"> the thermal acclimation capacity of the Arafura filesnake (</w:t>
      </w:r>
      <w:r w:rsidRPr="00507769">
        <w:rPr>
          <w:rFonts w:ascii="Times New Roman" w:hAnsi="Times New Roman" w:cs="Times New Roman"/>
          <w:i/>
          <w:iCs/>
          <w:sz w:val="24"/>
          <w:szCs w:val="24"/>
          <w:lang w:val="en-US"/>
        </w:rPr>
        <w:t>Acrochordus arafurae</w:t>
      </w:r>
      <w:r w:rsidRPr="00507769">
        <w:rPr>
          <w:rFonts w:ascii="Times New Roman" w:hAnsi="Times New Roman" w:cs="Times New Roman"/>
          <w:sz w:val="24"/>
          <w:szCs w:val="24"/>
          <w:lang w:val="en-US"/>
        </w:rPr>
        <w:t xml:space="preserve">) by holding two groups of </w:t>
      </w:r>
      <w:r w:rsidR="00371B97" w:rsidRPr="00507769">
        <w:rPr>
          <w:rFonts w:ascii="Times New Roman" w:hAnsi="Times New Roman" w:cs="Times New Roman"/>
          <w:sz w:val="24"/>
          <w:szCs w:val="24"/>
          <w:lang w:val="en-US"/>
        </w:rPr>
        <w:t>snakes</w:t>
      </w:r>
      <w:r w:rsidRPr="00507769">
        <w:rPr>
          <w:rFonts w:ascii="Times New Roman" w:hAnsi="Times New Roman" w:cs="Times New Roman"/>
          <w:sz w:val="24"/>
          <w:szCs w:val="24"/>
          <w:lang w:val="en-US"/>
        </w:rPr>
        <w:t xml:space="preserve"> at 24°C or 32°C for three months before assessing diving performance at both temperatures.</w:t>
      </w:r>
      <w:r w:rsidR="00ED116A" w:rsidRPr="00507769">
        <w:rPr>
          <w:rFonts w:ascii="Times New Roman" w:hAnsi="Times New Roman" w:cs="Times New Roman"/>
          <w:sz w:val="24"/>
          <w:szCs w:val="24"/>
          <w:lang w:val="en-US"/>
        </w:rPr>
        <w:t xml:space="preserve"> Partial thermal acclimation was observed in maximum dive durations </w:t>
      </w:r>
      <w:r w:rsidR="00085216" w:rsidRPr="00507769">
        <w:rPr>
          <w:rFonts w:ascii="Times New Roman" w:hAnsi="Times New Roman" w:cs="Times New Roman"/>
          <w:sz w:val="24"/>
          <w:szCs w:val="24"/>
          <w:lang w:val="en-US"/>
        </w:rPr>
        <w:t>and</w:t>
      </w:r>
      <w:r w:rsidR="00ED116A" w:rsidRPr="00507769">
        <w:rPr>
          <w:rFonts w:ascii="Times New Roman" w:hAnsi="Times New Roman" w:cs="Times New Roman"/>
          <w:sz w:val="24"/>
          <w:szCs w:val="24"/>
          <w:lang w:val="en-US"/>
        </w:rPr>
        <w:t xml:space="preserve"> warm-acclimated snakes</w:t>
      </w:r>
      <w:r w:rsidR="00CF2A79" w:rsidRPr="00507769">
        <w:rPr>
          <w:rFonts w:ascii="Times New Roman" w:hAnsi="Times New Roman" w:cs="Times New Roman"/>
          <w:sz w:val="24"/>
          <w:szCs w:val="24"/>
          <w:lang w:val="en-US"/>
        </w:rPr>
        <w:t xml:space="preserve"> </w:t>
      </w:r>
      <w:r w:rsidR="00085216" w:rsidRPr="00507769">
        <w:rPr>
          <w:rFonts w:ascii="Times New Roman" w:hAnsi="Times New Roman" w:cs="Times New Roman"/>
          <w:sz w:val="24"/>
          <w:szCs w:val="24"/>
          <w:lang w:val="en-US"/>
        </w:rPr>
        <w:t>dived for</w:t>
      </w:r>
      <w:r w:rsidR="00CF2A79" w:rsidRPr="00507769">
        <w:rPr>
          <w:rFonts w:ascii="Times New Roman" w:hAnsi="Times New Roman" w:cs="Times New Roman"/>
          <w:sz w:val="24"/>
          <w:szCs w:val="24"/>
          <w:lang w:val="en-US"/>
        </w:rPr>
        <w:t xml:space="preserve"> longer at both test temperatures. However, this acclimation </w:t>
      </w:r>
      <w:r w:rsidR="00ED116A" w:rsidRPr="00507769">
        <w:rPr>
          <w:rFonts w:ascii="Times New Roman" w:hAnsi="Times New Roman" w:cs="Times New Roman"/>
          <w:sz w:val="24"/>
          <w:szCs w:val="24"/>
          <w:lang w:val="en-US"/>
        </w:rPr>
        <w:t xml:space="preserve">response was </w:t>
      </w:r>
      <w:r w:rsidR="00085216" w:rsidRPr="00507769">
        <w:rPr>
          <w:rFonts w:ascii="Times New Roman" w:hAnsi="Times New Roman" w:cs="Times New Roman"/>
          <w:sz w:val="24"/>
          <w:szCs w:val="24"/>
          <w:lang w:val="en-US"/>
        </w:rPr>
        <w:t xml:space="preserve">very </w:t>
      </w:r>
      <w:r w:rsidR="00ED116A" w:rsidRPr="00507769">
        <w:rPr>
          <w:rFonts w:ascii="Times New Roman" w:hAnsi="Times New Roman" w:cs="Times New Roman"/>
          <w:sz w:val="24"/>
          <w:szCs w:val="24"/>
          <w:lang w:val="en-US"/>
        </w:rPr>
        <w:t xml:space="preserve">weak </w:t>
      </w:r>
      <w:r w:rsidR="00A65072" w:rsidRPr="00507769">
        <w:rPr>
          <w:rFonts w:ascii="Times New Roman" w:hAnsi="Times New Roman" w:cs="Times New Roman"/>
          <w:sz w:val="24"/>
          <w:szCs w:val="24"/>
          <w:lang w:val="en-US"/>
        </w:rPr>
        <w:t>and</w:t>
      </w:r>
      <w:r w:rsidR="00085216" w:rsidRPr="00507769">
        <w:rPr>
          <w:rFonts w:ascii="Times New Roman" w:hAnsi="Times New Roman" w:cs="Times New Roman"/>
          <w:sz w:val="24"/>
          <w:szCs w:val="24"/>
          <w:lang w:val="en-US"/>
        </w:rPr>
        <w:t xml:space="preserve"> warm-acclimated snakes still experience</w:t>
      </w:r>
      <w:r w:rsidR="00045853" w:rsidRPr="00507769">
        <w:rPr>
          <w:rFonts w:ascii="Times New Roman" w:hAnsi="Times New Roman" w:cs="Times New Roman"/>
          <w:sz w:val="24"/>
          <w:szCs w:val="24"/>
          <w:lang w:val="en-US"/>
        </w:rPr>
        <w:t>d</w:t>
      </w:r>
      <w:r w:rsidR="00085216" w:rsidRPr="00507769">
        <w:rPr>
          <w:rFonts w:ascii="Times New Roman" w:hAnsi="Times New Roman" w:cs="Times New Roman"/>
          <w:sz w:val="24"/>
          <w:szCs w:val="24"/>
          <w:lang w:val="en-US"/>
        </w:rPr>
        <w:t xml:space="preserve"> a halving in dive durations between 24°C or 32°C </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cool</w:t>
      </w:r>
      <w:r w:rsidR="00A65072" w:rsidRPr="00507769">
        <w:rPr>
          <w:rFonts w:ascii="Times New Roman" w:hAnsi="Times New Roman" w:cs="Times New Roman"/>
          <w:sz w:val="24"/>
          <w:szCs w:val="24"/>
          <w:lang w:val="en-US"/>
        </w:rPr>
        <w:t xml:space="preserve">-acclimated </w:t>
      </w:r>
      <w:r w:rsidR="00A65072" w:rsidRPr="00507769">
        <w:rPr>
          <w:rFonts w:ascii="Times New Roman" w:hAnsi="Times New Roman" w:cs="Times New Roman"/>
          <w:i/>
          <w:iCs/>
          <w:sz w:val="24"/>
          <w:szCs w:val="24"/>
          <w:lang w:val="en-US"/>
        </w:rPr>
        <w:t>Q</w:t>
      </w:r>
      <w:r w:rsidR="00A65072" w:rsidRPr="00507769">
        <w:rPr>
          <w:rFonts w:ascii="Times New Roman" w:hAnsi="Times New Roman" w:cs="Times New Roman"/>
          <w:sz w:val="24"/>
          <w:szCs w:val="24"/>
          <w:vertAlign w:val="subscript"/>
          <w:lang w:val="en-US"/>
        </w:rPr>
        <w:t>10</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 xml:space="preserve"> 0.39</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 xml:space="preserve"> warm-</w:t>
      </w:r>
      <w:r w:rsidR="00A65072" w:rsidRPr="00507769">
        <w:rPr>
          <w:rFonts w:ascii="Times New Roman" w:hAnsi="Times New Roman" w:cs="Times New Roman"/>
          <w:sz w:val="24"/>
          <w:szCs w:val="24"/>
          <w:lang w:val="en-US"/>
        </w:rPr>
        <w:t xml:space="preserve">acclimated </w:t>
      </w:r>
      <w:r w:rsidR="00A65072" w:rsidRPr="00507769">
        <w:rPr>
          <w:rFonts w:ascii="Times New Roman" w:hAnsi="Times New Roman" w:cs="Times New Roman"/>
          <w:i/>
          <w:iCs/>
          <w:sz w:val="24"/>
          <w:szCs w:val="24"/>
          <w:lang w:val="en-US"/>
        </w:rPr>
        <w:t>Q</w:t>
      </w:r>
      <w:r w:rsidR="00A65072" w:rsidRPr="00507769">
        <w:rPr>
          <w:rFonts w:ascii="Times New Roman" w:hAnsi="Times New Roman" w:cs="Times New Roman"/>
          <w:sz w:val="24"/>
          <w:szCs w:val="24"/>
          <w:vertAlign w:val="subscript"/>
          <w:lang w:val="en-US"/>
        </w:rPr>
        <w:t>10</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 0.41</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w:t>
      </w:r>
      <w:r w:rsidR="00ED116A" w:rsidRPr="00507769">
        <w:rPr>
          <w:rFonts w:ascii="Times New Roman" w:hAnsi="Times New Roman" w:cs="Times New Roman"/>
          <w:sz w:val="24"/>
          <w:szCs w:val="24"/>
          <w:lang w:val="en-US"/>
        </w:rPr>
        <w:t xml:space="preserve"> </w:t>
      </w:r>
      <w:r w:rsidR="00371B97" w:rsidRPr="00507769">
        <w:rPr>
          <w:rFonts w:ascii="Times New Roman" w:hAnsi="Times New Roman" w:cs="Times New Roman"/>
          <w:sz w:val="24"/>
          <w:szCs w:val="24"/>
          <w:lang w:val="en-US"/>
        </w:rPr>
        <w:t xml:space="preserve">Moreover, no acclimation response was observed in mean dive durations </w:t>
      </w:r>
      <w:r w:rsidR="00371B97"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r>
      <w:r w:rsidR="00371B97" w:rsidRPr="00507769">
        <w:rPr>
          <w:rFonts w:ascii="Times New Roman" w:hAnsi="Times New Roman" w:cs="Times New Roman"/>
          <w:sz w:val="24"/>
          <w:szCs w:val="24"/>
          <w:lang w:val="en-US"/>
        </w:rPr>
        <w:fldChar w:fldCharType="separate"/>
      </w:r>
      <w:r w:rsidR="00371B97" w:rsidRPr="00507769">
        <w:rPr>
          <w:rFonts w:ascii="Times New Roman" w:hAnsi="Times New Roman" w:cs="Times New Roman"/>
          <w:noProof/>
          <w:sz w:val="24"/>
          <w:szCs w:val="24"/>
          <w:lang w:val="en-US"/>
        </w:rPr>
        <w:t>(Bruton et al., 2012)</w:t>
      </w:r>
      <w:r w:rsidR="00371B97"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t xml:space="preserve">. </w:t>
      </w:r>
      <w:r w:rsidR="00C23CAD" w:rsidRPr="00507769">
        <w:rPr>
          <w:rFonts w:ascii="Times New Roman" w:hAnsi="Times New Roman" w:cs="Times New Roman"/>
          <w:sz w:val="24"/>
          <w:szCs w:val="24"/>
          <w:lang w:val="en-US"/>
        </w:rPr>
        <w:t>In a similar stud</w:t>
      </w:r>
      <w:r w:rsidR="00371B97" w:rsidRPr="00507769">
        <w:rPr>
          <w:rFonts w:ascii="Times New Roman" w:hAnsi="Times New Roman" w:cs="Times New Roman"/>
          <w:sz w:val="24"/>
          <w:szCs w:val="24"/>
          <w:lang w:val="en-US"/>
        </w:rPr>
        <w:t xml:space="preserve">y, </w:t>
      </w:r>
      <w:r w:rsidR="00371B97" w:rsidRPr="00507769">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r>
      <w:r w:rsidR="00371B97" w:rsidRPr="00507769">
        <w:rPr>
          <w:rFonts w:ascii="Times New Roman" w:hAnsi="Times New Roman" w:cs="Times New Roman"/>
          <w:sz w:val="24"/>
          <w:szCs w:val="24"/>
          <w:lang w:val="en-US"/>
        </w:rPr>
        <w:fldChar w:fldCharType="separate"/>
      </w:r>
      <w:r w:rsidR="00371B97" w:rsidRPr="00507769">
        <w:rPr>
          <w:rFonts w:ascii="Times New Roman" w:hAnsi="Times New Roman" w:cs="Times New Roman"/>
          <w:noProof/>
          <w:sz w:val="24"/>
          <w:szCs w:val="24"/>
          <w:lang w:val="en-US"/>
        </w:rPr>
        <w:t>Clark et al. (2008)</w:t>
      </w:r>
      <w:r w:rsidR="00371B97"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t xml:space="preserve"> exposed hatchling Mary River turtles (</w:t>
      </w:r>
      <w:r w:rsidR="00371B97" w:rsidRPr="00507769">
        <w:rPr>
          <w:rFonts w:ascii="Times New Roman" w:hAnsi="Times New Roman" w:cs="Times New Roman"/>
          <w:i/>
          <w:iCs/>
          <w:sz w:val="24"/>
          <w:szCs w:val="24"/>
          <w:lang w:val="en-US"/>
        </w:rPr>
        <w:t>Elusor macrurus</w:t>
      </w:r>
      <w:r w:rsidR="00371B97" w:rsidRPr="00507769">
        <w:rPr>
          <w:rFonts w:ascii="Times New Roman" w:hAnsi="Times New Roman" w:cs="Times New Roman"/>
          <w:sz w:val="24"/>
          <w:szCs w:val="24"/>
          <w:lang w:val="en-US"/>
        </w:rPr>
        <w:t xml:space="preserve">) to either 17°C or 28°C for eight weeks, finding that turtles had the capacity to partially acclimate mean and maximum dive durations to the cool temperature (512% increase in dive duration), but acclimation to the warm temperature was </w:t>
      </w:r>
      <w:r w:rsidR="00E858D1" w:rsidRPr="00507769">
        <w:rPr>
          <w:rFonts w:ascii="Times New Roman" w:hAnsi="Times New Roman" w:cs="Times New Roman"/>
          <w:sz w:val="24"/>
          <w:szCs w:val="24"/>
          <w:lang w:val="en-US"/>
        </w:rPr>
        <w:t xml:space="preserve">entirely </w:t>
      </w:r>
      <w:r w:rsidR="00371B97" w:rsidRPr="00507769">
        <w:rPr>
          <w:rFonts w:ascii="Times New Roman" w:hAnsi="Times New Roman" w:cs="Times New Roman"/>
          <w:sz w:val="24"/>
          <w:szCs w:val="24"/>
          <w:lang w:val="en-US"/>
        </w:rPr>
        <w:t xml:space="preserve">absent. </w:t>
      </w:r>
      <w:r w:rsidR="00C23CAD" w:rsidRPr="00507769">
        <w:rPr>
          <w:rFonts w:ascii="Times New Roman" w:hAnsi="Times New Roman" w:cs="Times New Roman"/>
          <w:sz w:val="24"/>
          <w:szCs w:val="24"/>
          <w:lang w:val="en-US"/>
        </w:rPr>
        <w:t>Acclimation of diving performance to temperatures mimicking climate warming scenarios has also been investigated</w:t>
      </w:r>
      <w:r w:rsidR="005B3470" w:rsidRPr="00507769">
        <w:rPr>
          <w:rFonts w:ascii="Times New Roman" w:hAnsi="Times New Roman" w:cs="Times New Roman"/>
          <w:sz w:val="24"/>
          <w:szCs w:val="24"/>
          <w:lang w:val="en-US"/>
        </w:rPr>
        <w:t xml:space="preserve"> </w:t>
      </w:r>
      <w:r w:rsidR="005B3470"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5B3470" w:rsidRPr="00507769">
        <w:rPr>
          <w:rFonts w:ascii="Times New Roman" w:hAnsi="Times New Roman" w:cs="Times New Roman"/>
          <w:sz w:val="24"/>
          <w:szCs w:val="24"/>
          <w:lang w:val="en-US"/>
        </w:rPr>
      </w:r>
      <w:r w:rsidR="005B3470" w:rsidRPr="00507769">
        <w:rPr>
          <w:rFonts w:ascii="Times New Roman" w:hAnsi="Times New Roman" w:cs="Times New Roman"/>
          <w:sz w:val="24"/>
          <w:szCs w:val="24"/>
          <w:lang w:val="en-US"/>
        </w:rPr>
        <w:fldChar w:fldCharType="separate"/>
      </w:r>
      <w:r w:rsidR="005B3470" w:rsidRPr="00507769">
        <w:rPr>
          <w:rFonts w:ascii="Times New Roman" w:hAnsi="Times New Roman" w:cs="Times New Roman"/>
          <w:noProof/>
          <w:sz w:val="24"/>
          <w:szCs w:val="24"/>
          <w:lang w:val="en-US"/>
        </w:rPr>
        <w:t>(Rodgers and Franklin, 2017; Rodgers et al., 2015)</w:t>
      </w:r>
      <w:r w:rsidR="005B3470" w:rsidRPr="00507769">
        <w:rPr>
          <w:rFonts w:ascii="Times New Roman" w:hAnsi="Times New Roman" w:cs="Times New Roman"/>
          <w:sz w:val="24"/>
          <w:szCs w:val="24"/>
          <w:lang w:val="en-US"/>
        </w:rPr>
        <w:fldChar w:fldCharType="end"/>
      </w:r>
      <w:r w:rsidR="005B3470" w:rsidRPr="00507769">
        <w:rPr>
          <w:rFonts w:ascii="Times New Roman" w:hAnsi="Times New Roman" w:cs="Times New Roman"/>
          <w:sz w:val="24"/>
          <w:szCs w:val="24"/>
          <w:lang w:val="en-US"/>
        </w:rPr>
        <w:t xml:space="preserve">. </w:t>
      </w:r>
      <w:r w:rsidR="004543B5" w:rsidRPr="00507769">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4543B5" w:rsidRPr="00507769">
        <w:rPr>
          <w:rFonts w:ascii="Times New Roman" w:hAnsi="Times New Roman" w:cs="Times New Roman"/>
          <w:sz w:val="24"/>
          <w:szCs w:val="24"/>
          <w:lang w:val="en-US"/>
        </w:rPr>
      </w:r>
      <w:r w:rsidR="004543B5" w:rsidRPr="00507769">
        <w:rPr>
          <w:rFonts w:ascii="Times New Roman" w:hAnsi="Times New Roman" w:cs="Times New Roman"/>
          <w:sz w:val="24"/>
          <w:szCs w:val="24"/>
          <w:lang w:val="en-US"/>
        </w:rPr>
        <w:fldChar w:fldCharType="separate"/>
      </w:r>
      <w:r w:rsidR="004543B5" w:rsidRPr="00507769">
        <w:rPr>
          <w:rFonts w:ascii="Times New Roman" w:hAnsi="Times New Roman" w:cs="Times New Roman"/>
          <w:noProof/>
          <w:sz w:val="24"/>
          <w:szCs w:val="24"/>
          <w:lang w:val="en-US"/>
        </w:rPr>
        <w:t>Rodgers et al. (2015)</w:t>
      </w:r>
      <w:r w:rsidR="004543B5" w:rsidRPr="00507769">
        <w:rPr>
          <w:rFonts w:ascii="Times New Roman" w:hAnsi="Times New Roman" w:cs="Times New Roman"/>
          <w:sz w:val="24"/>
          <w:szCs w:val="24"/>
          <w:lang w:val="en-US"/>
        </w:rPr>
        <w:fldChar w:fldCharType="end"/>
      </w:r>
      <w:r w:rsidR="004543B5" w:rsidRPr="00507769">
        <w:rPr>
          <w:rFonts w:ascii="Times New Roman" w:hAnsi="Times New Roman" w:cs="Times New Roman"/>
          <w:sz w:val="24"/>
          <w:szCs w:val="24"/>
          <w:lang w:val="en-US"/>
        </w:rPr>
        <w:t xml:space="preserve"> acclimated juvenile estuarine crocodiles (</w:t>
      </w:r>
      <w:r w:rsidR="004543B5" w:rsidRPr="00507769">
        <w:rPr>
          <w:rFonts w:ascii="Times New Roman" w:hAnsi="Times New Roman" w:cs="Times New Roman"/>
          <w:i/>
          <w:iCs/>
          <w:sz w:val="24"/>
          <w:szCs w:val="24"/>
          <w:lang w:val="en-US"/>
        </w:rPr>
        <w:t>C</w:t>
      </w:r>
      <w:r w:rsidR="00616DA2" w:rsidRPr="00507769">
        <w:rPr>
          <w:rFonts w:ascii="Times New Roman" w:hAnsi="Times New Roman" w:cs="Times New Roman"/>
          <w:i/>
          <w:iCs/>
          <w:sz w:val="24"/>
          <w:szCs w:val="24"/>
          <w:lang w:val="en-US"/>
        </w:rPr>
        <w:t>rocodylus</w:t>
      </w:r>
      <w:r w:rsidR="004543B5" w:rsidRPr="00507769">
        <w:rPr>
          <w:rFonts w:ascii="Times New Roman" w:hAnsi="Times New Roman" w:cs="Times New Roman"/>
          <w:i/>
          <w:iCs/>
          <w:sz w:val="24"/>
          <w:szCs w:val="24"/>
          <w:lang w:val="en-US"/>
        </w:rPr>
        <w:t xml:space="preserve"> porosus</w:t>
      </w:r>
      <w:r w:rsidR="004543B5" w:rsidRPr="00507769">
        <w:rPr>
          <w:rFonts w:ascii="Times New Roman" w:hAnsi="Times New Roman" w:cs="Times New Roman"/>
          <w:sz w:val="24"/>
          <w:szCs w:val="24"/>
          <w:lang w:val="en-US"/>
        </w:rPr>
        <w:t>) to three climate warming scenarios (current summer, 28°C; moderate climate warming, 31.5°C; high climate warming, 35°C)</w:t>
      </w:r>
      <w:r w:rsidR="00C43C17" w:rsidRPr="00507769">
        <w:rPr>
          <w:rFonts w:ascii="Times New Roman" w:hAnsi="Times New Roman" w:cs="Times New Roman"/>
          <w:sz w:val="24"/>
          <w:szCs w:val="24"/>
          <w:lang w:val="en-US"/>
        </w:rPr>
        <w:t xml:space="preserve"> for 30 days and found </w:t>
      </w:r>
      <w:r w:rsidR="00E858D1" w:rsidRPr="00507769">
        <w:rPr>
          <w:rFonts w:ascii="Times New Roman" w:hAnsi="Times New Roman" w:cs="Times New Roman"/>
          <w:sz w:val="24"/>
          <w:szCs w:val="24"/>
          <w:lang w:val="en-US"/>
        </w:rPr>
        <w:t>no evidence of thermal acclimation</w:t>
      </w:r>
      <w:r w:rsidR="008E6C26">
        <w:rPr>
          <w:rFonts w:ascii="Times New Roman" w:hAnsi="Times New Roman" w:cs="Times New Roman"/>
          <w:sz w:val="24"/>
          <w:szCs w:val="24"/>
          <w:lang w:val="en-US"/>
        </w:rPr>
        <w:t>.</w:t>
      </w:r>
      <w:r w:rsidR="00E858D1" w:rsidRPr="00507769">
        <w:rPr>
          <w:rFonts w:ascii="Times New Roman" w:hAnsi="Times New Roman" w:cs="Times New Roman"/>
          <w:sz w:val="24"/>
          <w:szCs w:val="24"/>
          <w:lang w:val="en-US"/>
        </w:rPr>
        <w:t xml:space="preserve"> </w:t>
      </w:r>
      <w:r w:rsidR="00C43C17" w:rsidRPr="00507769">
        <w:rPr>
          <w:rFonts w:ascii="Times New Roman" w:hAnsi="Times New Roman" w:cs="Times New Roman"/>
          <w:sz w:val="24"/>
          <w:szCs w:val="24"/>
          <w:lang w:val="en-US"/>
        </w:rPr>
        <w:t xml:space="preserve"> </w:t>
      </w:r>
      <w:r w:rsidR="00805044" w:rsidRPr="00507769">
        <w:rPr>
          <w:rFonts w:ascii="Times New Roman" w:hAnsi="Times New Roman" w:cs="Times New Roman"/>
          <w:sz w:val="24"/>
          <w:szCs w:val="24"/>
          <w:lang w:val="en-US"/>
        </w:rPr>
        <w:t xml:space="preserve">A follow-up study showed that this absence of plasticity in dive durations was underscored by an inability to adjust diving metabolic </w:t>
      </w:r>
      <w:r w:rsidR="00A623E5">
        <w:rPr>
          <w:rFonts w:ascii="Times New Roman" w:hAnsi="Times New Roman" w:cs="Times New Roman"/>
          <w:sz w:val="24"/>
          <w:szCs w:val="24"/>
          <w:lang w:val="en-US"/>
        </w:rPr>
        <w:t xml:space="preserve">rate </w:t>
      </w:r>
      <w:r w:rsidR="00805044" w:rsidRPr="00507769">
        <w:rPr>
          <w:rFonts w:ascii="Times New Roman" w:hAnsi="Times New Roman" w:cs="Times New Roman"/>
          <w:sz w:val="24"/>
          <w:szCs w:val="24"/>
          <w:lang w:val="en-US"/>
        </w:rPr>
        <w:t xml:space="preserve">at elevated temperatures </w:t>
      </w:r>
      <w:r w:rsidR="00805044"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sz w:val="24"/>
          <w:szCs w:val="24"/>
          <w:lang w:val="en-US"/>
        </w:rPr>
        <w:instrText xml:space="preserve"> ADDIN EN.CITE </w:instrText>
      </w:r>
      <w:r w:rsidR="00AE1E3D"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sz w:val="24"/>
          <w:szCs w:val="24"/>
          <w:lang w:val="en-US"/>
        </w:rPr>
        <w:instrText xml:space="preserve"> ADDIN EN.CITE.DATA </w:instrText>
      </w:r>
      <w:r w:rsidR="00AE1E3D" w:rsidRPr="00507769">
        <w:rPr>
          <w:rFonts w:ascii="Times New Roman" w:hAnsi="Times New Roman" w:cs="Times New Roman"/>
          <w:sz w:val="24"/>
          <w:szCs w:val="24"/>
          <w:lang w:val="en-US"/>
        </w:rPr>
      </w:r>
      <w:r w:rsidR="00AE1E3D" w:rsidRPr="00507769">
        <w:rPr>
          <w:rFonts w:ascii="Times New Roman" w:hAnsi="Times New Roman" w:cs="Times New Roman"/>
          <w:sz w:val="24"/>
          <w:szCs w:val="24"/>
          <w:lang w:val="en-US"/>
        </w:rPr>
        <w:fldChar w:fldCharType="end"/>
      </w:r>
      <w:r w:rsidR="00805044" w:rsidRPr="00507769">
        <w:rPr>
          <w:rFonts w:ascii="Times New Roman" w:hAnsi="Times New Roman" w:cs="Times New Roman"/>
          <w:sz w:val="24"/>
          <w:szCs w:val="24"/>
          <w:lang w:val="en-US"/>
        </w:rPr>
      </w:r>
      <w:r w:rsidR="00805044" w:rsidRPr="00507769">
        <w:rPr>
          <w:rFonts w:ascii="Times New Roman" w:hAnsi="Times New Roman" w:cs="Times New Roman"/>
          <w:sz w:val="24"/>
          <w:szCs w:val="24"/>
          <w:lang w:val="en-US"/>
        </w:rPr>
        <w:fldChar w:fldCharType="separate"/>
      </w:r>
      <w:r w:rsidR="00805044" w:rsidRPr="00507769">
        <w:rPr>
          <w:rFonts w:ascii="Times New Roman" w:hAnsi="Times New Roman" w:cs="Times New Roman"/>
          <w:noProof/>
          <w:sz w:val="24"/>
          <w:szCs w:val="24"/>
          <w:lang w:val="en-US"/>
        </w:rPr>
        <w:t>(Rodgers and Franklin, 2017)</w:t>
      </w:r>
      <w:r w:rsidR="00805044" w:rsidRPr="00507769">
        <w:rPr>
          <w:rFonts w:ascii="Times New Roman" w:hAnsi="Times New Roman" w:cs="Times New Roman"/>
          <w:sz w:val="24"/>
          <w:szCs w:val="24"/>
          <w:lang w:val="en-US"/>
        </w:rPr>
        <w:fldChar w:fldCharType="end"/>
      </w:r>
      <w:r w:rsidR="001A2C41" w:rsidRPr="00507769">
        <w:rPr>
          <w:rFonts w:ascii="Times New Roman" w:hAnsi="Times New Roman" w:cs="Times New Roman"/>
          <w:sz w:val="24"/>
          <w:szCs w:val="24"/>
          <w:lang w:val="en-US"/>
        </w:rPr>
        <w:t>.</w:t>
      </w:r>
      <w:r w:rsidR="00287C42" w:rsidRPr="00507769">
        <w:rPr>
          <w:rFonts w:ascii="Times New Roman" w:hAnsi="Times New Roman" w:cs="Times New Roman"/>
          <w:sz w:val="24"/>
          <w:szCs w:val="24"/>
          <w:lang w:val="en-US"/>
        </w:rPr>
        <w:t xml:space="preserve"> </w:t>
      </w:r>
      <w:r w:rsidR="008E6C26">
        <w:rPr>
          <w:rFonts w:ascii="Times New Roman" w:hAnsi="Times New Roman" w:cs="Times New Roman"/>
          <w:sz w:val="24"/>
          <w:szCs w:val="24"/>
          <w:lang w:val="en-US"/>
        </w:rPr>
        <w:t xml:space="preserve">Moreover, we report a strong effects of temperature on dive durations across seasons </w:t>
      </w:r>
      <w:r w:rsidR="008E6C26">
        <w:rPr>
          <w:rFonts w:ascii="Times New Roman" w:hAnsi="Times New Roman" w:cs="Times New Roman"/>
          <w:sz w:val="24"/>
          <w:szCs w:val="24"/>
          <w:lang w:val="en-US"/>
        </w:rPr>
        <w:fldChar w:fldCharType="begin">
          <w:fldData xml:space="preserve">PEVuZE5vdGU+PENpdGU+PEF1dGhvcj5DYW1wYmVsbDwvQXV0aG9yPjxZZWFyPjIwMTA8L1llYXI+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</w:fldData>
        </w:fldChar>
      </w:r>
      <w:r w:rsidR="008E6C26">
        <w:rPr>
          <w:rFonts w:ascii="Times New Roman" w:hAnsi="Times New Roman" w:cs="Times New Roman"/>
          <w:sz w:val="24"/>
          <w:szCs w:val="24"/>
          <w:lang w:val="en-US"/>
        </w:rPr>
        <w:instrText xml:space="preserve"> ADDIN EN.CITE </w:instrText>
      </w:r>
      <w:r w:rsidR="008E6C26">
        <w:rPr>
          <w:rFonts w:ascii="Times New Roman" w:hAnsi="Times New Roman" w:cs="Times New Roman"/>
          <w:sz w:val="24"/>
          <w:szCs w:val="24"/>
          <w:lang w:val="en-US"/>
        </w:rPr>
        <w:fldChar w:fldCharType="begin">
          <w:fldData xml:space="preserve">PEVuZE5vdGU+PENpdGU+PEF1dGhvcj5DYW1wYmVsbDwvQXV0aG9yPjxZZWFyPjIwMTA8L1llYXI+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</w:fldData>
        </w:fldChar>
      </w:r>
      <w:r w:rsidR="008E6C26">
        <w:rPr>
          <w:rFonts w:ascii="Times New Roman" w:hAnsi="Times New Roman" w:cs="Times New Roman"/>
          <w:sz w:val="24"/>
          <w:szCs w:val="24"/>
          <w:lang w:val="en-US"/>
        </w:rPr>
        <w:instrText xml:space="preserve"> ADDIN EN.CITE.DATA </w:instrText>
      </w:r>
      <w:r w:rsidR="008E6C26">
        <w:rPr>
          <w:rFonts w:ascii="Times New Roman" w:hAnsi="Times New Roman" w:cs="Times New Roman"/>
          <w:sz w:val="24"/>
          <w:szCs w:val="24"/>
          <w:lang w:val="en-US"/>
        </w:rPr>
      </w:r>
      <w:r w:rsidR="008E6C26">
        <w:rPr>
          <w:rFonts w:ascii="Times New Roman" w:hAnsi="Times New Roman" w:cs="Times New Roman"/>
          <w:sz w:val="24"/>
          <w:szCs w:val="24"/>
          <w:lang w:val="en-US"/>
        </w:rPr>
        <w:fldChar w:fldCharType="end"/>
      </w:r>
      <w:r w:rsidR="008E6C26">
        <w:rPr>
          <w:rFonts w:ascii="Times New Roman" w:hAnsi="Times New Roman" w:cs="Times New Roman"/>
          <w:sz w:val="24"/>
          <w:szCs w:val="24"/>
          <w:lang w:val="en-US"/>
        </w:rPr>
      </w:r>
      <w:r w:rsidR="008E6C26">
        <w:rPr>
          <w:rFonts w:ascii="Times New Roman" w:hAnsi="Times New Roman" w:cs="Times New Roman"/>
          <w:sz w:val="24"/>
          <w:szCs w:val="24"/>
          <w:lang w:val="en-US"/>
        </w:rPr>
        <w:fldChar w:fldCharType="separate"/>
      </w:r>
      <w:r w:rsidR="008E6C26">
        <w:rPr>
          <w:rFonts w:ascii="Times New Roman" w:hAnsi="Times New Roman" w:cs="Times New Roman"/>
          <w:noProof/>
          <w:sz w:val="24"/>
          <w:szCs w:val="24"/>
          <w:lang w:val="en-US"/>
        </w:rPr>
        <w:t>(e.g. Campbell et al., 2010a)</w:t>
      </w:r>
      <w:r w:rsidR="008E6C26">
        <w:rPr>
          <w:rFonts w:ascii="Times New Roman" w:hAnsi="Times New Roman" w:cs="Times New Roman"/>
          <w:sz w:val="24"/>
          <w:szCs w:val="24"/>
          <w:lang w:val="en-US"/>
        </w:rPr>
        <w:fldChar w:fldCharType="end"/>
      </w:r>
      <w:r w:rsidR="008E6C26">
        <w:rPr>
          <w:rFonts w:ascii="Times New Roman" w:hAnsi="Times New Roman" w:cs="Times New Roman"/>
          <w:sz w:val="24"/>
          <w:szCs w:val="24"/>
          <w:lang w:val="en-US"/>
        </w:rPr>
        <w:t xml:space="preserve">, suggesting that seasonal acclimatisation of diving metabolic rate is insufficient to defend dive durations. </w:t>
      </w:r>
      <w:r w:rsidR="00287C42" w:rsidRPr="00507769">
        <w:rPr>
          <w:rFonts w:ascii="Times New Roman" w:hAnsi="Times New Roman" w:cs="Times New Roman"/>
          <w:sz w:val="24"/>
          <w:szCs w:val="24"/>
          <w:lang w:val="en-US"/>
        </w:rPr>
        <w:t xml:space="preserve">Limited thermal acclimation capacity appears to be a shared trait among diving ectotherms, but more research is urgently needed to test the universality of this trend. </w:t>
      </w:r>
    </w:p>
    <w:p w14:paraId="6B7220BB" w14:textId="459C9A82" w:rsidR="00D457ED" w:rsidRDefault="00D457ED" w:rsidP="00CA7277">
      <w:pPr>
        <w:jc w:val="both"/>
        <w:rPr>
          <w:rFonts w:ascii="Times New Roman" w:hAnsi="Times New Roman" w:cs="Times New Roman"/>
          <w:i/>
          <w:iCs/>
          <w:sz w:val="24"/>
          <w:szCs w:val="24"/>
          <w:lang w:val="en-US"/>
        </w:rPr>
      </w:pPr>
    </w:p>
    <w:p w14:paraId="23E04CD6" w14:textId="77777777" w:rsidR="007B48D6" w:rsidRPr="00507769" w:rsidRDefault="007B48D6" w:rsidP="00CA7277">
      <w:pPr>
        <w:jc w:val="both"/>
        <w:rPr>
          <w:rFonts w:ascii="Times New Roman" w:hAnsi="Times New Roman" w:cs="Times New Roman"/>
          <w:i/>
          <w:iCs/>
          <w:sz w:val="24"/>
          <w:szCs w:val="24"/>
          <w:lang w:val="en-US"/>
        </w:rPr>
      </w:pPr>
    </w:p>
    <w:p w14:paraId="03F1A02B" w14:textId="3CC94A13" w:rsidR="008E272E" w:rsidRPr="00507769" w:rsidRDefault="008E272E" w:rsidP="00896FAC">
      <w:pPr>
        <w:spacing w:after="60"/>
        <w:jc w:val="both"/>
        <w:rPr>
          <w:rFonts w:ascii="Times New Roman" w:hAnsi="Times New Roman" w:cs="Times New Roman"/>
          <w:i/>
          <w:iCs/>
          <w:sz w:val="24"/>
          <w:szCs w:val="24"/>
        </w:rPr>
      </w:pPr>
      <w:r w:rsidRPr="00507769">
        <w:rPr>
          <w:rFonts w:ascii="Times New Roman" w:hAnsi="Times New Roman" w:cs="Times New Roman"/>
          <w:i/>
          <w:iCs/>
          <w:sz w:val="24"/>
          <w:szCs w:val="24"/>
        </w:rPr>
        <w:lastRenderedPageBreak/>
        <w:t>Acute increases in temperatures do not increase dive duration variability</w:t>
      </w:r>
    </w:p>
    <w:p w14:paraId="308FCB5E" w14:textId="50E52746" w:rsidR="00E73713" w:rsidRPr="00507769" w:rsidRDefault="002F7DD0" w:rsidP="00CA7277">
      <w:pPr>
        <w:jc w:val="both"/>
        <w:rPr>
          <w:rFonts w:ascii="Times New Roman" w:hAnsi="Times New Roman" w:cs="Times New Roman"/>
          <w:sz w:val="24"/>
          <w:szCs w:val="24"/>
        </w:rPr>
      </w:pPr>
      <w:r w:rsidRPr="00507769">
        <w:rPr>
          <w:rFonts w:ascii="Times New Roman" w:hAnsi="Times New Roman" w:cs="Times New Roman"/>
          <w:sz w:val="24"/>
          <w:szCs w:val="24"/>
        </w:rPr>
        <w:t xml:space="preserve">Populations with greater phenotypic variation </w:t>
      </w:r>
      <w:r w:rsidR="002D1ADF" w:rsidRPr="00507769">
        <w:rPr>
          <w:rFonts w:ascii="Times New Roman" w:hAnsi="Times New Roman" w:cs="Times New Roman"/>
          <w:sz w:val="24"/>
          <w:szCs w:val="24"/>
        </w:rPr>
        <w:t>may be more resilient to</w:t>
      </w:r>
      <w:r w:rsidRPr="00507769">
        <w:rPr>
          <w:rFonts w:ascii="Times New Roman" w:hAnsi="Times New Roman" w:cs="Times New Roman"/>
          <w:sz w:val="24"/>
          <w:szCs w:val="24"/>
        </w:rPr>
        <w:t xml:space="preserve"> extreme climatic </w:t>
      </w:r>
      <w:r w:rsidR="00276E66" w:rsidRPr="00507769">
        <w:rPr>
          <w:rFonts w:ascii="Times New Roman" w:hAnsi="Times New Roman" w:cs="Times New Roman"/>
          <w:sz w:val="24"/>
          <w:szCs w:val="24"/>
        </w:rPr>
        <w:t>perturbations</w:t>
      </w:r>
      <w:r w:rsidRPr="00507769">
        <w:rPr>
          <w:rFonts w:ascii="Times New Roman" w:hAnsi="Times New Roman" w:cs="Times New Roman"/>
          <w:sz w:val="24"/>
          <w:szCs w:val="24"/>
        </w:rPr>
        <w:t xml:space="preserve">, like heatwaves, because they are more likely to contain individuals who can tolerate the </w:t>
      </w:r>
      <w:r w:rsidR="002D1ADF" w:rsidRPr="00507769">
        <w:rPr>
          <w:rFonts w:ascii="Times New Roman" w:hAnsi="Times New Roman" w:cs="Times New Roman"/>
          <w:sz w:val="24"/>
          <w:szCs w:val="24"/>
        </w:rPr>
        <w:t>novel</w:t>
      </w:r>
      <w:r w:rsidRPr="00507769">
        <w:rPr>
          <w:rFonts w:ascii="Times New Roman" w:hAnsi="Times New Roman" w:cs="Times New Roman"/>
          <w:sz w:val="24"/>
          <w:szCs w:val="24"/>
        </w:rPr>
        <w:t xml:space="preserve"> conditions </w:t>
      </w:r>
      <w:r w:rsidRPr="00507769">
        <w:rPr>
          <w:rFonts w:ascii="Times New Roman" w:hAnsi="Times New Roman" w:cs="Times New Roman"/>
          <w:sz w:val="24"/>
          <w:szCs w:val="24"/>
        </w:rPr>
        <w:fldChar w:fldCharType="begin"/>
      </w:r>
      <w:r w:rsidRPr="00507769">
        <w:rPr>
          <w:rFonts w:ascii="Times New Roman" w:hAnsi="Times New Roman" w:cs="Times New Roman"/>
          <w:sz w:val="24"/>
          <w:szCs w:val="24"/>
        </w:rPr>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Pr="00507769">
        <w:rPr>
          <w:rFonts w:ascii="Times New Roman" w:hAnsi="Times New Roman" w:cs="Times New Roman"/>
          <w:sz w:val="24"/>
          <w:szCs w:val="24"/>
        </w:rPr>
        <w:fldChar w:fldCharType="separate"/>
      </w:r>
      <w:r w:rsidRPr="00507769">
        <w:rPr>
          <w:rFonts w:ascii="Times New Roman" w:hAnsi="Times New Roman" w:cs="Times New Roman"/>
          <w:noProof/>
          <w:sz w:val="24"/>
          <w:szCs w:val="24"/>
        </w:rPr>
        <w:t>(Hansen et al., 2006)</w:t>
      </w:r>
      <w:r w:rsidRPr="00507769">
        <w:rPr>
          <w:rFonts w:ascii="Times New Roman" w:hAnsi="Times New Roman" w:cs="Times New Roman"/>
          <w:sz w:val="24"/>
          <w:szCs w:val="24"/>
        </w:rPr>
        <w:fldChar w:fldCharType="end"/>
      </w:r>
      <w:r w:rsidR="00016C2E" w:rsidRPr="00507769">
        <w:rPr>
          <w:rFonts w:ascii="Times New Roman" w:hAnsi="Times New Roman" w:cs="Times New Roman"/>
          <w:sz w:val="24"/>
          <w:szCs w:val="24"/>
        </w:rPr>
        <w:t xml:space="preserve">. </w:t>
      </w:r>
      <w:r w:rsidR="00474636" w:rsidRPr="00507769">
        <w:rPr>
          <w:rFonts w:ascii="Times New Roman" w:hAnsi="Times New Roman" w:cs="Times New Roman"/>
          <w:sz w:val="24"/>
          <w:szCs w:val="24"/>
        </w:rPr>
        <w:t>Despite the</w:t>
      </w:r>
      <w:r w:rsidR="00947627" w:rsidRPr="00507769">
        <w:rPr>
          <w:rFonts w:ascii="Times New Roman" w:hAnsi="Times New Roman" w:cs="Times New Roman"/>
          <w:sz w:val="24"/>
          <w:szCs w:val="24"/>
        </w:rPr>
        <w:t xml:space="preserve"> potential for greater phenotypic variation to have evolutionary consequences, </w:t>
      </w:r>
      <w:r w:rsidR="00566596" w:rsidRPr="00507769">
        <w:rPr>
          <w:rFonts w:ascii="Times New Roman" w:hAnsi="Times New Roman" w:cs="Times New Roman"/>
          <w:sz w:val="24"/>
          <w:szCs w:val="24"/>
        </w:rPr>
        <w:t xml:space="preserve">acute temperature increases had no </w:t>
      </w:r>
      <w:r w:rsidR="005E4548" w:rsidRPr="00507769">
        <w:rPr>
          <w:rFonts w:ascii="Times New Roman" w:hAnsi="Times New Roman" w:cs="Times New Roman"/>
          <w:sz w:val="24"/>
          <w:szCs w:val="24"/>
        </w:rPr>
        <w:t xml:space="preserve">effect on dive duration variability. </w:t>
      </w:r>
      <w:r w:rsidR="00D80174" w:rsidRPr="00507769">
        <w:rPr>
          <w:rFonts w:ascii="Times New Roman" w:hAnsi="Times New Roman" w:cs="Times New Roman"/>
          <w:sz w:val="24"/>
          <w:szCs w:val="24"/>
        </w:rPr>
        <w:t xml:space="preserve">Accurate estimates of how a population will fare under </w:t>
      </w:r>
      <w:r w:rsidR="00D56D8E" w:rsidRPr="00507769">
        <w:rPr>
          <w:rFonts w:ascii="Times New Roman" w:hAnsi="Times New Roman" w:cs="Times New Roman"/>
          <w:sz w:val="24"/>
          <w:szCs w:val="24"/>
        </w:rPr>
        <w:t xml:space="preserve">climate </w:t>
      </w:r>
      <w:r w:rsidR="00D80174" w:rsidRPr="00507769">
        <w:rPr>
          <w:rFonts w:ascii="Times New Roman" w:hAnsi="Times New Roman" w:cs="Times New Roman"/>
          <w:sz w:val="24"/>
          <w:szCs w:val="24"/>
        </w:rPr>
        <w:t xml:space="preserve">warming are dependent on both </w:t>
      </w:r>
      <w:r w:rsidR="0096378E" w:rsidRPr="00507769">
        <w:rPr>
          <w:rFonts w:ascii="Times New Roman" w:hAnsi="Times New Roman" w:cs="Times New Roman"/>
          <w:sz w:val="24"/>
          <w:szCs w:val="24"/>
        </w:rPr>
        <w:t>the average response of the population</w:t>
      </w:r>
      <w:r w:rsidR="00E9207F" w:rsidRPr="00507769">
        <w:rPr>
          <w:rFonts w:ascii="Times New Roman" w:hAnsi="Times New Roman" w:cs="Times New Roman"/>
          <w:sz w:val="24"/>
          <w:szCs w:val="24"/>
        </w:rPr>
        <w:t xml:space="preserve">, together with, the breadth of individual responses. </w:t>
      </w:r>
      <w:r w:rsidR="008B3440" w:rsidRPr="00507769">
        <w:rPr>
          <w:rFonts w:ascii="Times New Roman" w:hAnsi="Times New Roman" w:cs="Times New Roman"/>
          <w:sz w:val="24"/>
          <w:szCs w:val="24"/>
        </w:rPr>
        <w:t xml:space="preserve">Our results suggest that the breadth of individuals responses </w:t>
      </w:r>
      <w:r w:rsidR="007D070C" w:rsidRPr="00507769">
        <w:rPr>
          <w:rFonts w:ascii="Times New Roman" w:hAnsi="Times New Roman" w:cs="Times New Roman"/>
          <w:sz w:val="24"/>
          <w:szCs w:val="24"/>
        </w:rPr>
        <w:t>does not increase under acute warming</w:t>
      </w:r>
      <w:r w:rsidR="00AA4ACF" w:rsidRPr="00507769">
        <w:rPr>
          <w:rFonts w:ascii="Times New Roman" w:hAnsi="Times New Roman" w:cs="Times New Roman"/>
          <w:sz w:val="24"/>
          <w:szCs w:val="24"/>
        </w:rPr>
        <w:t>,</w:t>
      </w:r>
      <w:r w:rsidR="00B75BEE" w:rsidRPr="00507769">
        <w:rPr>
          <w:rFonts w:ascii="Times New Roman" w:hAnsi="Times New Roman" w:cs="Times New Roman"/>
          <w:sz w:val="24"/>
          <w:szCs w:val="24"/>
        </w:rPr>
        <w:t xml:space="preserve"> </w:t>
      </w:r>
      <w:r w:rsidR="00C800E6" w:rsidRPr="00507769">
        <w:rPr>
          <w:rFonts w:ascii="Times New Roman" w:hAnsi="Times New Roman" w:cs="Times New Roman"/>
          <w:sz w:val="24"/>
          <w:szCs w:val="24"/>
        </w:rPr>
        <w:t xml:space="preserve">further </w:t>
      </w:r>
      <w:r w:rsidR="00321FDC" w:rsidRPr="00507769">
        <w:rPr>
          <w:rFonts w:ascii="Times New Roman" w:hAnsi="Times New Roman" w:cs="Times New Roman"/>
          <w:sz w:val="24"/>
          <w:szCs w:val="24"/>
        </w:rPr>
        <w:t>elevating</w:t>
      </w:r>
      <w:r w:rsidR="00C800E6" w:rsidRPr="00507769">
        <w:rPr>
          <w:rFonts w:ascii="Times New Roman" w:hAnsi="Times New Roman" w:cs="Times New Roman"/>
          <w:sz w:val="24"/>
          <w:szCs w:val="24"/>
        </w:rPr>
        <w:t xml:space="preserve"> the vulnerability of diving ectotherms to warming</w:t>
      </w:r>
      <w:r w:rsidR="006B1C00" w:rsidRPr="00507769">
        <w:rPr>
          <w:rFonts w:ascii="Times New Roman" w:hAnsi="Times New Roman" w:cs="Times New Roman"/>
          <w:sz w:val="24"/>
          <w:szCs w:val="24"/>
        </w:rPr>
        <w:t>.</w:t>
      </w:r>
      <w:r w:rsidR="00785AA7" w:rsidRPr="00507769">
        <w:rPr>
          <w:rFonts w:ascii="Times New Roman" w:hAnsi="Times New Roman" w:cs="Times New Roman"/>
          <w:sz w:val="24"/>
          <w:szCs w:val="24"/>
        </w:rPr>
        <w:t xml:space="preserve"> </w:t>
      </w:r>
    </w:p>
    <w:p w14:paraId="3B660EFF" w14:textId="0491998F" w:rsidR="00257DC5" w:rsidRPr="00507769" w:rsidRDefault="00257DC5" w:rsidP="00CA7277">
      <w:pPr>
        <w:jc w:val="both"/>
        <w:rPr>
          <w:rFonts w:ascii="Times New Roman" w:hAnsi="Times New Roman" w:cs="Times New Roman"/>
          <w:sz w:val="24"/>
          <w:szCs w:val="24"/>
        </w:rPr>
      </w:pPr>
    </w:p>
    <w:p w14:paraId="6FD8CD78" w14:textId="7A4142CE" w:rsidR="00257DC5" w:rsidRPr="00507769" w:rsidRDefault="00257DC5" w:rsidP="00AE7279">
      <w:pPr>
        <w:spacing w:after="60"/>
        <w:jc w:val="both"/>
        <w:rPr>
          <w:rFonts w:ascii="Times New Roman" w:hAnsi="Times New Roman" w:cs="Times New Roman"/>
          <w:i/>
          <w:iCs/>
          <w:sz w:val="24"/>
          <w:szCs w:val="24"/>
        </w:rPr>
      </w:pPr>
      <w:r w:rsidRPr="00507769">
        <w:rPr>
          <w:rFonts w:ascii="Times New Roman" w:hAnsi="Times New Roman" w:cs="Times New Roman"/>
          <w:i/>
          <w:iCs/>
          <w:sz w:val="24"/>
          <w:szCs w:val="24"/>
        </w:rPr>
        <w:t xml:space="preserve">Limitations </w:t>
      </w:r>
    </w:p>
    <w:p w14:paraId="64DB5E50" w14:textId="17A77518" w:rsidR="005962D6" w:rsidRPr="00507769" w:rsidRDefault="00B40DFE" w:rsidP="00A41E6D">
      <w:pPr>
        <w:pStyle w:val="Heading3"/>
        <w:spacing w:before="0" w:beforeAutospacing="0" w:after="0" w:afterAutospacing="0"/>
        <w:jc w:val="both"/>
        <w:rPr>
          <w:rFonts w:eastAsiaTheme="minorHAnsi"/>
          <w:b w:val="0"/>
          <w:bCs w:val="0"/>
          <w:sz w:val="24"/>
          <w:szCs w:val="24"/>
          <w:lang w:eastAsia="en-US"/>
        </w:rPr>
      </w:pPr>
      <w:r w:rsidRPr="00507769">
        <w:rPr>
          <w:rFonts w:eastAsiaTheme="minorHAnsi"/>
          <w:b w:val="0"/>
          <w:bCs w:val="0"/>
          <w:sz w:val="24"/>
          <w:szCs w:val="24"/>
          <w:lang w:eastAsia="en-US"/>
        </w:rPr>
        <w:t xml:space="preserve">Our data </w:t>
      </w:r>
      <w:r w:rsidR="00EF1901" w:rsidRPr="00507769">
        <w:rPr>
          <w:rFonts w:eastAsiaTheme="minorHAnsi"/>
          <w:b w:val="0"/>
          <w:bCs w:val="0"/>
          <w:sz w:val="24"/>
          <w:szCs w:val="24"/>
          <w:lang w:eastAsia="en-US"/>
        </w:rPr>
        <w:t>only included ectothermic vertebrates</w:t>
      </w:r>
      <w:r w:rsidR="00A17C14" w:rsidRPr="00507769">
        <w:rPr>
          <w:rFonts w:eastAsiaTheme="minorHAnsi"/>
          <w:b w:val="0"/>
          <w:bCs w:val="0"/>
          <w:sz w:val="24"/>
          <w:szCs w:val="24"/>
          <w:lang w:eastAsia="en-US"/>
        </w:rPr>
        <w:t xml:space="preserve"> despite </w:t>
      </w:r>
      <w:r w:rsidR="00112054" w:rsidRPr="00507769">
        <w:rPr>
          <w:rFonts w:eastAsiaTheme="minorHAnsi"/>
          <w:b w:val="0"/>
          <w:bCs w:val="0"/>
          <w:sz w:val="24"/>
          <w:szCs w:val="24"/>
          <w:lang w:eastAsia="en-US"/>
        </w:rPr>
        <w:t xml:space="preserve">there being many invertebrates which dive. </w:t>
      </w:r>
      <w:r w:rsidR="003F4FC7" w:rsidRPr="00507769">
        <w:rPr>
          <w:rFonts w:eastAsiaTheme="minorHAnsi"/>
          <w:b w:val="0"/>
          <w:bCs w:val="0"/>
          <w:sz w:val="24"/>
          <w:szCs w:val="24"/>
          <w:lang w:eastAsia="en-US"/>
        </w:rPr>
        <w:t xml:space="preserve">For example, </w:t>
      </w:r>
      <w:r w:rsidR="00A04D61" w:rsidRPr="00507769">
        <w:rPr>
          <w:rFonts w:eastAsiaTheme="minorHAnsi"/>
          <w:b w:val="0"/>
          <w:bCs w:val="0"/>
          <w:sz w:val="24"/>
          <w:szCs w:val="24"/>
          <w:lang w:eastAsia="en-US"/>
        </w:rPr>
        <w:t xml:space="preserve">there are over 4000 species of </w:t>
      </w:r>
      <w:r w:rsidR="004D74B4" w:rsidRPr="00507769">
        <w:rPr>
          <w:rFonts w:eastAsiaTheme="minorHAnsi"/>
          <w:b w:val="0"/>
          <w:bCs w:val="0"/>
          <w:sz w:val="24"/>
          <w:szCs w:val="24"/>
          <w:lang w:eastAsia="en-US"/>
        </w:rPr>
        <w:t xml:space="preserve">diving beetles (Dytiscidae) </w:t>
      </w:r>
      <w:r w:rsidR="00C060E6" w:rsidRPr="00507769">
        <w:rPr>
          <w:rFonts w:eastAsiaTheme="minorHAnsi"/>
          <w:b w:val="0"/>
          <w:bCs w:val="0"/>
          <w:sz w:val="24"/>
          <w:szCs w:val="24"/>
          <w:lang w:eastAsia="en-US"/>
        </w:rPr>
        <w:t xml:space="preserve">which dive to pursue </w:t>
      </w:r>
      <w:r w:rsidR="009F19B4" w:rsidRPr="00507769">
        <w:rPr>
          <w:rFonts w:eastAsiaTheme="minorHAnsi"/>
          <w:b w:val="0"/>
          <w:bCs w:val="0"/>
          <w:sz w:val="24"/>
          <w:szCs w:val="24"/>
          <w:lang w:eastAsia="en-US"/>
        </w:rPr>
        <w:t>prey (larval fish and aquatic insects)</w:t>
      </w:r>
      <w:r w:rsidR="00321FDC" w:rsidRPr="00507769">
        <w:rPr>
          <w:rFonts w:eastAsiaTheme="minorHAnsi"/>
          <w:b w:val="0"/>
          <w:bCs w:val="0"/>
          <w:sz w:val="24"/>
          <w:szCs w:val="24"/>
          <w:lang w:eastAsia="en-US"/>
        </w:rPr>
        <w:t xml:space="preserve"> </w:t>
      </w:r>
      <w:r w:rsidR="00321FDC" w:rsidRPr="00507769">
        <w:rPr>
          <w:rFonts w:eastAsiaTheme="minorHAnsi"/>
          <w:b w:val="0"/>
          <w:bCs w:val="0"/>
          <w:sz w:val="24"/>
          <w:szCs w:val="24"/>
          <w:lang w:eastAsia="en-US"/>
        </w:rPr>
        <w:fldChar w:fldCharType="begin"/>
      </w:r>
      <w:r w:rsidR="00321FDC" w:rsidRPr="00507769">
        <w:rPr>
          <w:rFonts w:eastAsiaTheme="minorHAnsi"/>
          <w:b w:val="0"/>
          <w:bCs w:val="0"/>
          <w:sz w:val="24"/>
          <w:szCs w:val="24"/>
          <w:lang w:eastAsia="en-US"/>
        </w:rPr>
        <w:instrText xml:space="preserve"> ADDIN EN.CITE &lt;EndNote&gt;&lt;Cite&gt;&lt;Author&gt;White&lt;/Author&gt;&lt;Year&gt;2009&lt;/Year&gt;&lt;RecNum&gt;499&lt;/RecNum&gt;&lt;DisplayText&gt;(White, 2009)&lt;/DisplayText&gt;&lt;record&gt;&lt;rec-number&gt;499&lt;/rec-number&gt;&lt;foreign-keys&gt;&lt;key app="EN" db-id="tttdpeszc2d2fkevew7v2rskrsra9200wwvx" timestamp="1587519842"&gt;499&lt;/key&gt;&lt;/foreign-keys&gt;&lt;ref-type name="Book Section"&gt;5&lt;/ref-type&gt;&lt;contributors&gt;&lt;authors&gt;&lt;author&gt;White, D. S.&lt;/author&gt;&lt;/authors&gt;&lt;secondary-authors&gt;&lt;author&gt;Likens, G. E.&lt;/author&gt;&lt;/secondary-authors&gt;&lt;/contributors&gt;&lt;titles&gt;&lt;title&gt;Coleoptera (Beetles) in Aquatic Ecosystems&lt;/title&gt;&lt;secondary-title&gt;Encyclopedia of Inland Waters&lt;/secondary-title&gt;&lt;/titles&gt;&lt;pages&gt;11-156&lt;/pages&gt;&lt;dates&gt;&lt;year&gt;2009&lt;/year&gt;&lt;/dates&gt;&lt;publisher&gt;Academic Press&lt;/publisher&gt;&lt;urls&gt;&lt;/urls&gt;&lt;electronic-resource-num&gt;10.1016/B978-012370626-3.00160-5&lt;/electronic-resource-num&gt;&lt;/record&gt;&lt;/Cite&gt;&lt;/EndNote&gt;</w:instrText>
      </w:r>
      <w:r w:rsidR="00321FDC" w:rsidRPr="00507769">
        <w:rPr>
          <w:rFonts w:eastAsiaTheme="minorHAnsi"/>
          <w:b w:val="0"/>
          <w:bCs w:val="0"/>
          <w:sz w:val="24"/>
          <w:szCs w:val="24"/>
          <w:lang w:eastAsia="en-US"/>
        </w:rPr>
        <w:fldChar w:fldCharType="separate"/>
      </w:r>
      <w:r w:rsidR="00321FDC" w:rsidRPr="00507769">
        <w:rPr>
          <w:rFonts w:eastAsiaTheme="minorHAnsi"/>
          <w:b w:val="0"/>
          <w:bCs w:val="0"/>
          <w:noProof/>
          <w:sz w:val="24"/>
          <w:szCs w:val="24"/>
          <w:lang w:eastAsia="en-US"/>
        </w:rPr>
        <w:t>(White, 2009)</w:t>
      </w:r>
      <w:r w:rsidR="00321FDC" w:rsidRPr="00507769">
        <w:rPr>
          <w:rFonts w:eastAsiaTheme="minorHAnsi"/>
          <w:b w:val="0"/>
          <w:bCs w:val="0"/>
          <w:sz w:val="24"/>
          <w:szCs w:val="24"/>
          <w:lang w:eastAsia="en-US"/>
        </w:rPr>
        <w:fldChar w:fldCharType="end"/>
      </w:r>
      <w:r w:rsidR="002F7B68" w:rsidRPr="00507769">
        <w:rPr>
          <w:rFonts w:eastAsiaTheme="minorHAnsi"/>
          <w:b w:val="0"/>
          <w:bCs w:val="0"/>
          <w:sz w:val="24"/>
          <w:szCs w:val="24"/>
          <w:lang w:eastAsia="en-US"/>
        </w:rPr>
        <w:t xml:space="preserve">. </w:t>
      </w:r>
      <w:r w:rsidR="00A41E6D" w:rsidRPr="00507769">
        <w:rPr>
          <w:rFonts w:eastAsiaTheme="minorHAnsi"/>
          <w:b w:val="0"/>
          <w:bCs w:val="0"/>
          <w:sz w:val="24"/>
          <w:szCs w:val="24"/>
          <w:lang w:eastAsia="en-US"/>
        </w:rPr>
        <w:t>Our literature search</w:t>
      </w:r>
      <w:r w:rsidR="002F7B68" w:rsidRPr="00507769">
        <w:rPr>
          <w:rFonts w:eastAsiaTheme="minorHAnsi"/>
          <w:b w:val="0"/>
          <w:bCs w:val="0"/>
          <w:sz w:val="24"/>
          <w:szCs w:val="24"/>
          <w:lang w:eastAsia="en-US"/>
        </w:rPr>
        <w:t xml:space="preserve"> only identified a single study which ha</w:t>
      </w:r>
      <w:r w:rsidR="00A41E6D" w:rsidRPr="00507769">
        <w:rPr>
          <w:rFonts w:eastAsiaTheme="minorHAnsi"/>
          <w:b w:val="0"/>
          <w:bCs w:val="0"/>
          <w:sz w:val="24"/>
          <w:szCs w:val="24"/>
          <w:lang w:eastAsia="en-US"/>
        </w:rPr>
        <w:t>d</w:t>
      </w:r>
      <w:r w:rsidR="002F7B68" w:rsidRPr="00507769">
        <w:rPr>
          <w:rFonts w:eastAsiaTheme="minorHAnsi"/>
          <w:b w:val="0"/>
          <w:bCs w:val="0"/>
          <w:sz w:val="24"/>
          <w:szCs w:val="24"/>
          <w:lang w:eastAsia="en-US"/>
        </w:rPr>
        <w:t xml:space="preserve"> </w:t>
      </w:r>
      <w:r w:rsidR="00E66485" w:rsidRPr="00507769">
        <w:rPr>
          <w:rFonts w:eastAsiaTheme="minorHAnsi"/>
          <w:b w:val="0"/>
          <w:bCs w:val="0"/>
          <w:sz w:val="24"/>
          <w:szCs w:val="24"/>
          <w:lang w:eastAsia="en-US"/>
        </w:rPr>
        <w:t>examined the effects of temperature on diving invertebrates.</w:t>
      </w:r>
      <w:r w:rsidR="00A41E6D" w:rsidRPr="00507769">
        <w:rPr>
          <w:rFonts w:eastAsiaTheme="minorHAnsi"/>
          <w:b w:val="0"/>
          <w:bCs w:val="0"/>
          <w:sz w:val="24"/>
          <w:szCs w:val="24"/>
          <w:lang w:eastAsia="en-US"/>
        </w:rPr>
        <w:t xml:space="preserve"> </w:t>
      </w:r>
      <w:r w:rsidR="00A41E6D" w:rsidRPr="00507769">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sidRPr="00507769">
        <w:rPr>
          <w:rFonts w:eastAsiaTheme="minorHAnsi"/>
          <w:b w:val="0"/>
          <w:bCs w:val="0"/>
          <w:sz w:val="24"/>
          <w:szCs w:val="24"/>
          <w:lang w:eastAsia="en-US"/>
        </w:rPr>
        <w:instrText xml:space="preserve"> ADDIN EN.CITE </w:instrText>
      </w:r>
      <w:r w:rsidR="00A41E6D" w:rsidRPr="00507769">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sidRPr="00507769">
        <w:rPr>
          <w:rFonts w:eastAsiaTheme="minorHAnsi"/>
          <w:b w:val="0"/>
          <w:bCs w:val="0"/>
          <w:sz w:val="24"/>
          <w:szCs w:val="24"/>
          <w:lang w:eastAsia="en-US"/>
        </w:rPr>
        <w:instrText xml:space="preserve"> ADDIN EN.CITE.DATA </w:instrText>
      </w:r>
      <w:r w:rsidR="00A41E6D" w:rsidRPr="00507769">
        <w:rPr>
          <w:rFonts w:eastAsiaTheme="minorHAnsi"/>
          <w:b w:val="0"/>
          <w:bCs w:val="0"/>
          <w:sz w:val="24"/>
          <w:szCs w:val="24"/>
          <w:lang w:eastAsia="en-US"/>
        </w:rPr>
      </w:r>
      <w:r w:rsidR="00A41E6D" w:rsidRPr="00507769">
        <w:rPr>
          <w:rFonts w:eastAsiaTheme="minorHAnsi"/>
          <w:b w:val="0"/>
          <w:bCs w:val="0"/>
          <w:sz w:val="24"/>
          <w:szCs w:val="24"/>
          <w:lang w:eastAsia="en-US"/>
        </w:rPr>
        <w:fldChar w:fldCharType="end"/>
      </w:r>
      <w:r w:rsidR="00A41E6D" w:rsidRPr="00507769">
        <w:rPr>
          <w:rFonts w:eastAsiaTheme="minorHAnsi"/>
          <w:b w:val="0"/>
          <w:bCs w:val="0"/>
          <w:sz w:val="24"/>
          <w:szCs w:val="24"/>
          <w:lang w:eastAsia="en-US"/>
        </w:rPr>
      </w:r>
      <w:r w:rsidR="00A41E6D" w:rsidRPr="00507769">
        <w:rPr>
          <w:rFonts w:eastAsiaTheme="minorHAnsi"/>
          <w:b w:val="0"/>
          <w:bCs w:val="0"/>
          <w:sz w:val="24"/>
          <w:szCs w:val="24"/>
          <w:lang w:eastAsia="en-US"/>
        </w:rPr>
        <w:fldChar w:fldCharType="separate"/>
      </w:r>
      <w:r w:rsidR="00A41E6D" w:rsidRPr="00507769">
        <w:rPr>
          <w:rFonts w:eastAsiaTheme="minorHAnsi"/>
          <w:b w:val="0"/>
          <w:bCs w:val="0"/>
          <w:noProof/>
          <w:sz w:val="24"/>
          <w:szCs w:val="24"/>
          <w:lang w:eastAsia="en-US"/>
        </w:rPr>
        <w:t>Calosi et al. (2012)</w:t>
      </w:r>
      <w:r w:rsidR="00A41E6D" w:rsidRPr="00507769">
        <w:rPr>
          <w:rFonts w:eastAsiaTheme="minorHAnsi"/>
          <w:b w:val="0"/>
          <w:bCs w:val="0"/>
          <w:sz w:val="24"/>
          <w:szCs w:val="24"/>
          <w:lang w:eastAsia="en-US"/>
        </w:rPr>
        <w:fldChar w:fldCharType="end"/>
      </w:r>
      <w:r w:rsidR="00E66485" w:rsidRPr="00507769">
        <w:rPr>
          <w:rFonts w:eastAsiaTheme="minorHAnsi"/>
          <w:b w:val="0"/>
          <w:bCs w:val="0"/>
          <w:sz w:val="24"/>
          <w:szCs w:val="24"/>
          <w:lang w:eastAsia="en-US"/>
        </w:rPr>
        <w:t xml:space="preserve"> </w:t>
      </w:r>
      <w:r w:rsidR="00A41E6D" w:rsidRPr="00507769">
        <w:rPr>
          <w:rFonts w:eastAsiaTheme="minorHAnsi"/>
          <w:b w:val="0"/>
          <w:bCs w:val="0"/>
          <w:sz w:val="24"/>
          <w:szCs w:val="24"/>
          <w:lang w:eastAsia="en-US"/>
        </w:rPr>
        <w:t xml:space="preserve">found that </w:t>
      </w:r>
      <w:proofErr w:type="gramStart"/>
      <w:r w:rsidR="00A41E6D" w:rsidRPr="00507769">
        <w:rPr>
          <w:rFonts w:eastAsiaTheme="minorHAnsi"/>
          <w:b w:val="0"/>
          <w:bCs w:val="0"/>
          <w:sz w:val="24"/>
          <w:szCs w:val="24"/>
          <w:lang w:eastAsia="en-US"/>
        </w:rPr>
        <w:t>in order to</w:t>
      </w:r>
      <w:proofErr w:type="gramEnd"/>
      <w:r w:rsidR="00A41E6D" w:rsidRPr="00507769">
        <w:rPr>
          <w:rFonts w:eastAsiaTheme="minorHAnsi"/>
          <w:b w:val="0"/>
          <w:bCs w:val="0"/>
          <w:sz w:val="24"/>
          <w:szCs w:val="24"/>
          <w:lang w:eastAsia="en-US"/>
        </w:rPr>
        <w:t xml:space="preserve"> meet higher oxygen demands at elevated temperatures, </w:t>
      </w:r>
      <w:r w:rsidR="00A41E6D" w:rsidRPr="00507769">
        <w:rPr>
          <w:rFonts w:eastAsiaTheme="minorHAnsi"/>
          <w:b w:val="0"/>
          <w:bCs w:val="0"/>
          <w:i/>
          <w:iCs/>
          <w:sz w:val="24"/>
          <w:szCs w:val="24"/>
          <w:lang w:eastAsia="en-US"/>
        </w:rPr>
        <w:t xml:space="preserve">Ilybius </w:t>
      </w:r>
      <w:r w:rsidR="00A41E6D" w:rsidRPr="00507769">
        <w:rPr>
          <w:rFonts w:eastAsiaTheme="minorHAnsi"/>
          <w:b w:val="0"/>
          <w:bCs w:val="0"/>
          <w:sz w:val="24"/>
          <w:szCs w:val="24"/>
          <w:lang w:eastAsia="en-US"/>
        </w:rPr>
        <w:t xml:space="preserve">species decreased dive durations and </w:t>
      </w:r>
      <w:r w:rsidR="00A41E6D" w:rsidRPr="00507769">
        <w:rPr>
          <w:rFonts w:eastAsiaTheme="minorHAnsi"/>
          <w:b w:val="0"/>
          <w:bCs w:val="0"/>
          <w:i/>
          <w:iCs/>
          <w:sz w:val="24"/>
          <w:szCs w:val="24"/>
          <w:lang w:eastAsia="en-US"/>
        </w:rPr>
        <w:t xml:space="preserve">Deronectes </w:t>
      </w:r>
      <w:r w:rsidR="00A41E6D" w:rsidRPr="00507769">
        <w:rPr>
          <w:rFonts w:eastAsiaTheme="minorHAnsi"/>
          <w:b w:val="0"/>
          <w:bCs w:val="0"/>
          <w:sz w:val="24"/>
          <w:szCs w:val="24"/>
          <w:lang w:eastAsia="en-US"/>
        </w:rPr>
        <w:t xml:space="preserve">species increased their surfacing frequency. </w:t>
      </w:r>
      <w:r w:rsidR="005663E7" w:rsidRPr="00507769">
        <w:rPr>
          <w:rFonts w:eastAsiaTheme="minorHAnsi"/>
          <w:b w:val="0"/>
          <w:bCs w:val="0"/>
          <w:sz w:val="24"/>
          <w:szCs w:val="24"/>
          <w:lang w:eastAsia="en-US"/>
        </w:rPr>
        <w:t>These findings suggest that diving beetles may be similarly affected by climate warming, but further research is warranted, particularly when the</w:t>
      </w:r>
      <w:r w:rsidR="00292373" w:rsidRPr="00507769">
        <w:rPr>
          <w:rFonts w:eastAsiaTheme="minorHAnsi"/>
          <w:b w:val="0"/>
          <w:bCs w:val="0"/>
          <w:sz w:val="24"/>
          <w:szCs w:val="24"/>
          <w:lang w:eastAsia="en-US"/>
        </w:rPr>
        <w:t xml:space="preserve"> substantial</w:t>
      </w:r>
      <w:r w:rsidR="005663E7" w:rsidRPr="00507769">
        <w:rPr>
          <w:rFonts w:eastAsiaTheme="minorHAnsi"/>
          <w:b w:val="0"/>
          <w:bCs w:val="0"/>
          <w:sz w:val="24"/>
          <w:szCs w:val="24"/>
          <w:lang w:eastAsia="en-US"/>
        </w:rPr>
        <w:t xml:space="preserve"> </w:t>
      </w:r>
      <w:r w:rsidR="000749E3" w:rsidRPr="00507769">
        <w:rPr>
          <w:rFonts w:eastAsiaTheme="minorHAnsi"/>
          <w:b w:val="0"/>
          <w:bCs w:val="0"/>
          <w:sz w:val="24"/>
          <w:szCs w:val="24"/>
          <w:lang w:eastAsia="en-US"/>
        </w:rPr>
        <w:t>bio</w:t>
      </w:r>
      <w:r w:rsidR="005663E7" w:rsidRPr="00507769">
        <w:rPr>
          <w:rFonts w:eastAsiaTheme="minorHAnsi"/>
          <w:b w:val="0"/>
          <w:bCs w:val="0"/>
          <w:sz w:val="24"/>
          <w:szCs w:val="24"/>
          <w:lang w:eastAsia="en-US"/>
        </w:rPr>
        <w:t xml:space="preserve">diversity of diving </w:t>
      </w:r>
      <w:r w:rsidR="00292373" w:rsidRPr="00507769">
        <w:rPr>
          <w:rFonts w:eastAsiaTheme="minorHAnsi"/>
          <w:b w:val="0"/>
          <w:bCs w:val="0"/>
          <w:sz w:val="24"/>
          <w:szCs w:val="24"/>
          <w:lang w:eastAsia="en-US"/>
        </w:rPr>
        <w:t>invertebrates</w:t>
      </w:r>
      <w:r w:rsidR="005663E7" w:rsidRPr="00507769">
        <w:rPr>
          <w:rFonts w:eastAsiaTheme="minorHAnsi"/>
          <w:b w:val="0"/>
          <w:bCs w:val="0"/>
          <w:sz w:val="24"/>
          <w:szCs w:val="24"/>
          <w:lang w:eastAsia="en-US"/>
        </w:rPr>
        <w:t xml:space="preserve"> is considered.</w:t>
      </w:r>
      <w:r w:rsidR="003F5278" w:rsidRPr="00507769">
        <w:rPr>
          <w:rFonts w:eastAsiaTheme="minorHAnsi"/>
          <w:b w:val="0"/>
          <w:bCs w:val="0"/>
          <w:sz w:val="24"/>
          <w:szCs w:val="24"/>
          <w:lang w:eastAsia="en-US"/>
        </w:rPr>
        <w:t xml:space="preserve"> </w:t>
      </w:r>
      <w:r w:rsidR="00A25DEF" w:rsidRPr="00507769">
        <w:rPr>
          <w:rFonts w:eastAsiaTheme="minorHAnsi"/>
          <w:b w:val="0"/>
          <w:bCs w:val="0"/>
          <w:sz w:val="24"/>
          <w:szCs w:val="24"/>
          <w:lang w:eastAsia="en-US"/>
        </w:rPr>
        <w:t>Another issue with studying diving vertebrates is small samples size</w:t>
      </w:r>
      <w:r w:rsidR="005962D6" w:rsidRPr="00507769">
        <w:rPr>
          <w:rFonts w:eastAsiaTheme="minorHAnsi"/>
          <w:b w:val="0"/>
          <w:bCs w:val="0"/>
          <w:sz w:val="24"/>
          <w:szCs w:val="24"/>
          <w:lang w:eastAsia="en-US"/>
        </w:rPr>
        <w:t>s</w:t>
      </w:r>
      <w:r w:rsidR="00A25DEF" w:rsidRPr="00507769">
        <w:rPr>
          <w:rFonts w:eastAsiaTheme="minorHAnsi"/>
          <w:b w:val="0"/>
          <w:bCs w:val="0"/>
          <w:sz w:val="24"/>
          <w:szCs w:val="24"/>
          <w:lang w:eastAsia="en-US"/>
        </w:rPr>
        <w:t>, often due to large space requirements and ethical limits. Many studies were low</w:t>
      </w:r>
      <w:r w:rsidR="00292373" w:rsidRPr="00507769">
        <w:rPr>
          <w:rFonts w:eastAsiaTheme="minorHAnsi"/>
          <w:b w:val="0"/>
          <w:bCs w:val="0"/>
          <w:sz w:val="24"/>
          <w:szCs w:val="24"/>
          <w:lang w:eastAsia="en-US"/>
        </w:rPr>
        <w:t>-</w:t>
      </w:r>
      <w:r w:rsidR="00A25DEF" w:rsidRPr="00507769">
        <w:rPr>
          <w:rFonts w:eastAsiaTheme="minorHAnsi"/>
          <w:b w:val="0"/>
          <w:bCs w:val="0"/>
          <w:sz w:val="24"/>
          <w:szCs w:val="24"/>
          <w:lang w:eastAsia="en-US"/>
        </w:rPr>
        <w:t xml:space="preserve">powered (N = 11 ± 4; median ± interquartile range). If </w:t>
      </w:r>
      <w:r w:rsidR="007A7BDA" w:rsidRPr="00507769">
        <w:rPr>
          <w:rFonts w:eastAsiaTheme="minorHAnsi"/>
          <w:b w:val="0"/>
          <w:bCs w:val="0"/>
          <w:sz w:val="24"/>
          <w:szCs w:val="24"/>
          <w:lang w:eastAsia="en-US"/>
        </w:rPr>
        <w:t xml:space="preserve">a </w:t>
      </w:r>
      <w:r w:rsidR="00A25DEF" w:rsidRPr="00507769">
        <w:rPr>
          <w:rFonts w:eastAsiaTheme="minorHAnsi"/>
          <w:b w:val="0"/>
          <w:bCs w:val="0"/>
          <w:sz w:val="24"/>
          <w:szCs w:val="24"/>
          <w:lang w:eastAsia="en-US"/>
        </w:rPr>
        <w:t xml:space="preserve">statistical difference </w:t>
      </w:r>
      <w:r w:rsidR="007A7BDA" w:rsidRPr="00507769">
        <w:rPr>
          <w:rFonts w:eastAsiaTheme="minorHAnsi"/>
          <w:b w:val="0"/>
          <w:bCs w:val="0"/>
          <w:sz w:val="24"/>
          <w:szCs w:val="24"/>
          <w:lang w:eastAsia="en-US"/>
        </w:rPr>
        <w:t>is</w:t>
      </w:r>
      <w:r w:rsidR="00A25DEF" w:rsidRPr="00507769">
        <w:rPr>
          <w:rFonts w:eastAsiaTheme="minorHAnsi"/>
          <w:b w:val="0"/>
          <w:bCs w:val="0"/>
          <w:sz w:val="24"/>
          <w:szCs w:val="24"/>
          <w:lang w:eastAsia="en-US"/>
        </w:rPr>
        <w:t xml:space="preserve"> detected in low-powered studies</w:t>
      </w:r>
      <w:r w:rsidR="007A7BDA" w:rsidRPr="00507769">
        <w:rPr>
          <w:rFonts w:eastAsiaTheme="minorHAnsi"/>
          <w:b w:val="0"/>
          <w:bCs w:val="0"/>
          <w:sz w:val="24"/>
          <w:szCs w:val="24"/>
          <w:lang w:eastAsia="en-US"/>
        </w:rPr>
        <w:t>, the magnitude of this effect is necessarily large. This phenomenon is known as the ‘</w:t>
      </w:r>
      <w:r w:rsidR="007A7BDA" w:rsidRPr="00507769">
        <w:rPr>
          <w:rFonts w:eastAsiaTheme="minorHAnsi"/>
          <w:b w:val="0"/>
          <w:bCs w:val="0"/>
          <w:i/>
          <w:iCs/>
          <w:sz w:val="24"/>
          <w:szCs w:val="24"/>
          <w:lang w:eastAsia="en-US"/>
        </w:rPr>
        <w:t>winner’s curse</w:t>
      </w:r>
      <w:r w:rsidR="007A7BDA" w:rsidRPr="00507769">
        <w:rPr>
          <w:rFonts w:eastAsiaTheme="minorHAnsi"/>
          <w:b w:val="0"/>
          <w:bCs w:val="0"/>
          <w:sz w:val="24"/>
          <w:szCs w:val="24"/>
          <w:lang w:eastAsia="en-US"/>
        </w:rPr>
        <w:t xml:space="preserve">’ because the experimenter fortunate enough to detect an effect with a small sample size is also ‘cursed’ because they likely overestimated the strength of that effect </w:t>
      </w:r>
      <w:r w:rsidR="007A7BDA" w:rsidRPr="00507769">
        <w:rPr>
          <w:rFonts w:eastAsiaTheme="minorHAnsi"/>
          <w:b w:val="0"/>
          <w:bCs w:val="0"/>
          <w:sz w:val="24"/>
          <w:szCs w:val="24"/>
          <w:lang w:eastAsia="en-US"/>
        </w:rPr>
        <w:fldChar w:fldCharType="begin"/>
      </w:r>
      <w:r w:rsidR="007A7BDA" w:rsidRPr="00507769">
        <w:rPr>
          <w:rFonts w:eastAsiaTheme="minorHAnsi"/>
          <w:b w:val="0"/>
          <w:bCs w:val="0"/>
          <w:sz w:val="24"/>
          <w:szCs w:val="24"/>
          <w:lang w:eastAsia="en-US"/>
        </w:rPr>
        <w:instrText xml:space="preserve"> ADDIN EN.CITE &lt;EndNote&gt;&lt;Cite&gt;&lt;Author&gt;Ioannidis&lt;/Author&gt;&lt;Year&gt;2008&lt;/Year&gt;&lt;RecNum&gt;493&lt;/RecNum&gt;&lt;DisplayText&gt;(Ioannidis, 2008)&lt;/DisplayText&gt;&lt;record&gt;&lt;rec-number&gt;493&lt;/rec-number&gt;&lt;foreign-keys&gt;&lt;key app="EN" db-id="tttdpeszc2d2fkevew7v2rskrsra9200wwvx" timestamp="1587353540"&gt;493&lt;/key&gt;&lt;/foreign-keys&gt;&lt;ref-type name="Journal Article"&gt;17&lt;/ref-type&gt;&lt;contributors&gt;&lt;authors&gt;&lt;author&gt;Ioannidis, J. P. A. &lt;/author&gt;&lt;/authors&gt;&lt;/contributors&gt;&lt;titles&gt;&lt;title&gt;Why most discovered true associations are inflated&lt;/title&gt;&lt;secondary-title&gt;Epidemiology&lt;/secondary-title&gt;&lt;/titles&gt;&lt;periodical&gt;&lt;full-title&gt;Epidemiology&lt;/full-title&gt;&lt;/periodical&gt;&lt;pages&gt;640-648&lt;/pages&gt;&lt;volume&gt;19&lt;/volume&gt;&lt;dates&gt;&lt;year&gt;2008&lt;/year&gt;&lt;/dates&gt;&lt;urls&gt;&lt;/urls&gt;&lt;/record&gt;&lt;/Cite&gt;&lt;/EndNote&gt;</w:instrText>
      </w:r>
      <w:r w:rsidR="007A7BDA" w:rsidRPr="00507769">
        <w:rPr>
          <w:rFonts w:eastAsiaTheme="minorHAnsi"/>
          <w:b w:val="0"/>
          <w:bCs w:val="0"/>
          <w:sz w:val="24"/>
          <w:szCs w:val="24"/>
          <w:lang w:eastAsia="en-US"/>
        </w:rPr>
        <w:fldChar w:fldCharType="separate"/>
      </w:r>
      <w:r w:rsidR="007A7BDA" w:rsidRPr="00507769">
        <w:rPr>
          <w:rFonts w:eastAsiaTheme="minorHAnsi"/>
          <w:b w:val="0"/>
          <w:bCs w:val="0"/>
          <w:noProof/>
          <w:sz w:val="24"/>
          <w:szCs w:val="24"/>
          <w:lang w:eastAsia="en-US"/>
        </w:rPr>
        <w:t>(Ioannidis, 2008)</w:t>
      </w:r>
      <w:r w:rsidR="007A7BDA" w:rsidRPr="00507769">
        <w:rPr>
          <w:rFonts w:eastAsiaTheme="minorHAnsi"/>
          <w:b w:val="0"/>
          <w:bCs w:val="0"/>
          <w:sz w:val="24"/>
          <w:szCs w:val="24"/>
          <w:lang w:eastAsia="en-US"/>
        </w:rPr>
        <w:fldChar w:fldCharType="end"/>
      </w:r>
      <w:r w:rsidR="007A7BDA" w:rsidRPr="00507769">
        <w:rPr>
          <w:rFonts w:eastAsiaTheme="minorHAnsi"/>
          <w:b w:val="0"/>
          <w:bCs w:val="0"/>
          <w:sz w:val="24"/>
          <w:szCs w:val="24"/>
          <w:lang w:eastAsia="en-US"/>
        </w:rPr>
        <w:t>.</w:t>
      </w:r>
      <w:r w:rsidR="005962D6" w:rsidRPr="00507769">
        <w:rPr>
          <w:rFonts w:eastAsiaTheme="minorHAnsi"/>
          <w:b w:val="0"/>
          <w:bCs w:val="0"/>
          <w:sz w:val="24"/>
          <w:szCs w:val="24"/>
          <w:lang w:eastAsia="en-US"/>
        </w:rPr>
        <w:t xml:space="preserve"> However, it</w:t>
      </w:r>
      <w:r w:rsidR="00CD5E40" w:rsidRPr="00507769">
        <w:rPr>
          <w:rFonts w:eastAsiaTheme="minorHAnsi"/>
          <w:b w:val="0"/>
          <w:bCs w:val="0"/>
          <w:sz w:val="24"/>
          <w:szCs w:val="24"/>
          <w:lang w:eastAsia="en-US"/>
        </w:rPr>
        <w:t xml:space="preserve"> i</w:t>
      </w:r>
      <w:r w:rsidR="005962D6" w:rsidRPr="00507769">
        <w:rPr>
          <w:rFonts w:eastAsiaTheme="minorHAnsi"/>
          <w:b w:val="0"/>
          <w:bCs w:val="0"/>
          <w:sz w:val="24"/>
          <w:szCs w:val="24"/>
          <w:lang w:eastAsia="en-US"/>
        </w:rPr>
        <w:t>s important to note that strong temperature effects were observed in a very high-powered study</w:t>
      </w:r>
      <w:r w:rsidR="00292373" w:rsidRPr="00507769">
        <w:rPr>
          <w:rFonts w:eastAsiaTheme="minorHAnsi"/>
          <w:b w:val="0"/>
          <w:bCs w:val="0"/>
          <w:sz w:val="24"/>
          <w:szCs w:val="24"/>
          <w:lang w:eastAsia="en-US"/>
        </w:rPr>
        <w:t xml:space="preserve"> in our dataset</w:t>
      </w:r>
      <w:r w:rsidR="005962D6" w:rsidRPr="00507769">
        <w:rPr>
          <w:rFonts w:eastAsiaTheme="minorHAnsi"/>
          <w:b w:val="0"/>
          <w:bCs w:val="0"/>
          <w:sz w:val="24"/>
          <w:szCs w:val="24"/>
          <w:lang w:eastAsia="en-US"/>
        </w:rPr>
        <w:t xml:space="preserve"> </w:t>
      </w:r>
      <w:r w:rsidR="005962D6" w:rsidRPr="00507769">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sidRPr="00507769">
        <w:rPr>
          <w:rFonts w:eastAsiaTheme="minorHAnsi"/>
          <w:b w:val="0"/>
          <w:bCs w:val="0"/>
          <w:sz w:val="24"/>
          <w:szCs w:val="24"/>
          <w:lang w:eastAsia="en-US"/>
        </w:rPr>
        <w:instrText xml:space="preserve"> ADDIN EN.CITE </w:instrText>
      </w:r>
      <w:r w:rsidR="00967BE8" w:rsidRPr="00507769">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sidRPr="00507769">
        <w:rPr>
          <w:rFonts w:eastAsiaTheme="minorHAnsi"/>
          <w:b w:val="0"/>
          <w:bCs w:val="0"/>
          <w:sz w:val="24"/>
          <w:szCs w:val="24"/>
          <w:lang w:eastAsia="en-US"/>
        </w:rPr>
        <w:instrText xml:space="preserve"> ADDIN EN.CITE.DATA </w:instrText>
      </w:r>
      <w:r w:rsidR="00967BE8" w:rsidRPr="00507769">
        <w:rPr>
          <w:rFonts w:eastAsiaTheme="minorHAnsi"/>
          <w:b w:val="0"/>
          <w:bCs w:val="0"/>
          <w:sz w:val="24"/>
          <w:szCs w:val="24"/>
          <w:lang w:eastAsia="en-US"/>
        </w:rPr>
      </w:r>
      <w:r w:rsidR="00967BE8" w:rsidRPr="00507769">
        <w:rPr>
          <w:rFonts w:eastAsiaTheme="minorHAnsi"/>
          <w:b w:val="0"/>
          <w:bCs w:val="0"/>
          <w:sz w:val="24"/>
          <w:szCs w:val="24"/>
          <w:lang w:eastAsia="en-US"/>
        </w:rPr>
        <w:fldChar w:fldCharType="end"/>
      </w:r>
      <w:r w:rsidR="005962D6" w:rsidRPr="00507769">
        <w:rPr>
          <w:rFonts w:eastAsiaTheme="minorHAnsi"/>
          <w:b w:val="0"/>
          <w:bCs w:val="0"/>
          <w:sz w:val="24"/>
          <w:szCs w:val="24"/>
          <w:lang w:eastAsia="en-US"/>
        </w:rPr>
      </w:r>
      <w:r w:rsidR="005962D6" w:rsidRPr="00507769">
        <w:rPr>
          <w:rFonts w:eastAsiaTheme="minorHAnsi"/>
          <w:b w:val="0"/>
          <w:bCs w:val="0"/>
          <w:sz w:val="24"/>
          <w:szCs w:val="24"/>
          <w:lang w:eastAsia="en-US"/>
        </w:rPr>
        <w:fldChar w:fldCharType="separate"/>
      </w:r>
      <w:r w:rsidR="005962D6" w:rsidRPr="00507769">
        <w:rPr>
          <w:rFonts w:eastAsiaTheme="minorHAnsi"/>
          <w:b w:val="0"/>
          <w:bCs w:val="0"/>
          <w:noProof/>
          <w:sz w:val="24"/>
          <w:szCs w:val="24"/>
          <w:lang w:eastAsia="en-US"/>
        </w:rPr>
        <w:t>(N = 231; Aubret et al., 2015)</w:t>
      </w:r>
      <w:r w:rsidR="005962D6" w:rsidRPr="00507769">
        <w:rPr>
          <w:rFonts w:eastAsiaTheme="minorHAnsi"/>
          <w:b w:val="0"/>
          <w:bCs w:val="0"/>
          <w:sz w:val="24"/>
          <w:szCs w:val="24"/>
          <w:lang w:eastAsia="en-US"/>
        </w:rPr>
        <w:fldChar w:fldCharType="end"/>
      </w:r>
      <w:r w:rsidR="005962D6" w:rsidRPr="00507769">
        <w:rPr>
          <w:rFonts w:eastAsiaTheme="minorHAnsi"/>
          <w:b w:val="0"/>
          <w:bCs w:val="0"/>
          <w:sz w:val="24"/>
          <w:szCs w:val="24"/>
          <w:lang w:eastAsia="en-US"/>
        </w:rPr>
        <w:t xml:space="preserve">. </w:t>
      </w:r>
    </w:p>
    <w:p w14:paraId="265D4E7C" w14:textId="77777777" w:rsidR="005962D6" w:rsidRPr="00507769" w:rsidRDefault="005962D6" w:rsidP="00A41E6D">
      <w:pPr>
        <w:pStyle w:val="Heading3"/>
        <w:spacing w:before="0" w:beforeAutospacing="0" w:after="0" w:afterAutospacing="0"/>
        <w:jc w:val="both"/>
        <w:rPr>
          <w:rFonts w:eastAsiaTheme="minorHAnsi"/>
          <w:b w:val="0"/>
          <w:bCs w:val="0"/>
          <w:sz w:val="24"/>
          <w:szCs w:val="24"/>
          <w:lang w:eastAsia="en-US"/>
        </w:rPr>
      </w:pPr>
    </w:p>
    <w:p w14:paraId="5BDC1483" w14:textId="77777777" w:rsidR="000749E3" w:rsidRPr="00507769" w:rsidRDefault="000749E3" w:rsidP="00CA7277">
      <w:pPr>
        <w:jc w:val="both"/>
        <w:rPr>
          <w:rFonts w:ascii="Times New Roman" w:hAnsi="Times New Roman" w:cs="Times New Roman"/>
          <w:i/>
          <w:iCs/>
          <w:sz w:val="24"/>
          <w:szCs w:val="24"/>
        </w:rPr>
      </w:pPr>
    </w:p>
    <w:p w14:paraId="3853540C" w14:textId="6D10DDB0" w:rsidR="00257DC5" w:rsidRPr="00507769" w:rsidRDefault="00452B03" w:rsidP="00CD5E40">
      <w:pPr>
        <w:spacing w:after="60"/>
        <w:jc w:val="both"/>
        <w:rPr>
          <w:rFonts w:ascii="Times New Roman" w:hAnsi="Times New Roman" w:cs="Times New Roman"/>
          <w:i/>
          <w:iCs/>
          <w:sz w:val="24"/>
          <w:szCs w:val="24"/>
        </w:rPr>
      </w:pPr>
      <w:r w:rsidRPr="00507769">
        <w:rPr>
          <w:rFonts w:ascii="Times New Roman" w:hAnsi="Times New Roman" w:cs="Times New Roman"/>
          <w:i/>
          <w:iCs/>
          <w:sz w:val="24"/>
          <w:szCs w:val="24"/>
        </w:rPr>
        <w:t>Implications of climate warming for diving ectotherms</w:t>
      </w:r>
      <w:r w:rsidR="006D17E7">
        <w:rPr>
          <w:rFonts w:ascii="Times New Roman" w:hAnsi="Times New Roman" w:cs="Times New Roman"/>
          <w:i/>
          <w:iCs/>
          <w:sz w:val="24"/>
          <w:szCs w:val="24"/>
        </w:rPr>
        <w:t xml:space="preserve"> and future directions</w:t>
      </w:r>
    </w:p>
    <w:p w14:paraId="6B4936C2" w14:textId="65442C7A" w:rsidR="00346CCE" w:rsidRPr="00507769" w:rsidRDefault="000749E3" w:rsidP="0096053F">
      <w:pPr>
        <w:jc w:val="both"/>
        <w:rPr>
          <w:rFonts w:ascii="Times New Roman" w:hAnsi="Times New Roman" w:cs="Times New Roman"/>
          <w:sz w:val="24"/>
          <w:szCs w:val="24"/>
        </w:rPr>
      </w:pPr>
      <w:r w:rsidRPr="00507769">
        <w:rPr>
          <w:rFonts w:ascii="Times New Roman" w:hAnsi="Times New Roman" w:cs="Times New Roman"/>
          <w:sz w:val="24"/>
          <w:szCs w:val="24"/>
        </w:rPr>
        <w:t>Our meta-analysis highlights a previously overlooked threat to ectothermic divers</w:t>
      </w:r>
      <w:r w:rsidR="00947627" w:rsidRPr="00507769">
        <w:rPr>
          <w:rFonts w:ascii="Times New Roman" w:hAnsi="Times New Roman" w:cs="Times New Roman"/>
          <w:sz w:val="24"/>
          <w:szCs w:val="24"/>
        </w:rPr>
        <w:t xml:space="preserve"> – </w:t>
      </w:r>
      <w:r w:rsidRPr="00507769">
        <w:rPr>
          <w:rFonts w:ascii="Times New Roman" w:hAnsi="Times New Roman" w:cs="Times New Roman"/>
          <w:sz w:val="24"/>
          <w:szCs w:val="24"/>
        </w:rPr>
        <w:t>climate warming</w:t>
      </w:r>
      <w:r w:rsidR="006D17E7">
        <w:rPr>
          <w:rFonts w:ascii="Times New Roman" w:hAnsi="Times New Roman" w:cs="Times New Roman"/>
          <w:sz w:val="24"/>
          <w:szCs w:val="24"/>
        </w:rPr>
        <w:t xml:space="preserve"> and identifies some key knowledge gaps</w:t>
      </w:r>
      <w:r w:rsidRPr="00507769">
        <w:rPr>
          <w:rFonts w:ascii="Times New Roman" w:hAnsi="Times New Roman" w:cs="Times New Roman"/>
          <w:sz w:val="24"/>
          <w:szCs w:val="24"/>
        </w:rPr>
        <w:t xml:space="preserve">. </w:t>
      </w:r>
      <w:r w:rsidR="002E7466" w:rsidRPr="00507769">
        <w:rPr>
          <w:rFonts w:ascii="Times New Roman" w:hAnsi="Times New Roman" w:cs="Times New Roman"/>
          <w:sz w:val="24"/>
          <w:szCs w:val="24"/>
        </w:rPr>
        <w:t xml:space="preserve">As marine and freshwater ecosystems continue to warm, </w:t>
      </w:r>
      <w:r w:rsidR="0096053F" w:rsidRPr="00507769">
        <w:rPr>
          <w:rFonts w:ascii="Times New Roman" w:hAnsi="Times New Roman" w:cs="Times New Roman"/>
          <w:sz w:val="24"/>
          <w:szCs w:val="24"/>
        </w:rPr>
        <w:t xml:space="preserve">we predict that dive durations will decrease by approximately 11% with every 1°C rise in temperature. The few tests of thermal acclimation capacity in this group suggest that physiological compensation is limited </w:t>
      </w:r>
      <w:r w:rsidR="0096053F" w:rsidRPr="00507769">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sidRPr="00507769">
        <w:rPr>
          <w:rFonts w:ascii="Times New Roman" w:hAnsi="Times New Roman" w:cs="Times New Roman"/>
          <w:sz w:val="24"/>
          <w:szCs w:val="24"/>
        </w:rPr>
        <w:instrText xml:space="preserve"> ADDIN EN.CITE </w:instrText>
      </w:r>
      <w:r w:rsidR="00967BE8" w:rsidRPr="00507769">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sidRPr="00507769">
        <w:rPr>
          <w:rFonts w:ascii="Times New Roman" w:hAnsi="Times New Roman" w:cs="Times New Roman"/>
          <w:sz w:val="24"/>
          <w:szCs w:val="24"/>
        </w:rPr>
        <w:instrText xml:space="preserve"> ADDIN EN.CITE.DATA </w:instrText>
      </w:r>
      <w:r w:rsidR="00967BE8" w:rsidRPr="00507769">
        <w:rPr>
          <w:rFonts w:ascii="Times New Roman" w:hAnsi="Times New Roman" w:cs="Times New Roman"/>
          <w:sz w:val="24"/>
          <w:szCs w:val="24"/>
        </w:rPr>
      </w:r>
      <w:r w:rsidR="00967BE8" w:rsidRPr="00507769">
        <w:rPr>
          <w:rFonts w:ascii="Times New Roman" w:hAnsi="Times New Roman" w:cs="Times New Roman"/>
          <w:sz w:val="24"/>
          <w:szCs w:val="24"/>
        </w:rPr>
        <w:fldChar w:fldCharType="end"/>
      </w:r>
      <w:r w:rsidR="0096053F" w:rsidRPr="00507769">
        <w:rPr>
          <w:rFonts w:ascii="Times New Roman" w:hAnsi="Times New Roman" w:cs="Times New Roman"/>
          <w:sz w:val="24"/>
          <w:szCs w:val="24"/>
        </w:rPr>
      </w:r>
      <w:r w:rsidR="0096053F" w:rsidRPr="00507769">
        <w:rPr>
          <w:rFonts w:ascii="Times New Roman" w:hAnsi="Times New Roman" w:cs="Times New Roman"/>
          <w:sz w:val="24"/>
          <w:szCs w:val="24"/>
        </w:rPr>
        <w:fldChar w:fldCharType="separate"/>
      </w:r>
      <w:r w:rsidR="0096053F" w:rsidRPr="00507769">
        <w:rPr>
          <w:rFonts w:ascii="Times New Roman" w:hAnsi="Times New Roman" w:cs="Times New Roman"/>
          <w:noProof/>
          <w:sz w:val="24"/>
          <w:szCs w:val="24"/>
        </w:rPr>
        <w:t>(Bruton et al., 2012; Clark et al., 2008; Rodgers and Franklin, 2017; Rodgers et al., 2015)</w:t>
      </w:r>
      <w:r w:rsidR="0096053F" w:rsidRPr="00507769">
        <w:rPr>
          <w:rFonts w:ascii="Times New Roman" w:hAnsi="Times New Roman" w:cs="Times New Roman"/>
          <w:sz w:val="24"/>
          <w:szCs w:val="24"/>
        </w:rPr>
        <w:fldChar w:fldCharType="end"/>
      </w:r>
      <w:r w:rsidR="006D17E7">
        <w:rPr>
          <w:rFonts w:ascii="Times New Roman" w:hAnsi="Times New Roman" w:cs="Times New Roman"/>
          <w:sz w:val="24"/>
          <w:szCs w:val="24"/>
        </w:rPr>
        <w:t xml:space="preserve"> and more research in this area is urgently required. Long-term field monitoring of diving behaviour will also provide a greater understanding of how warming and heat wave events are impacting diving vertebrates. </w:t>
      </w:r>
      <w:r w:rsidR="0096053F" w:rsidRPr="00507769">
        <w:rPr>
          <w:rFonts w:ascii="Times New Roman" w:hAnsi="Times New Roman" w:cs="Times New Roman"/>
          <w:sz w:val="24"/>
          <w:szCs w:val="24"/>
        </w:rPr>
        <w:t xml:space="preserve"> Many of these species are late to mature and long-lived, suggesting transgenerational acclimation will be an ineffective buffer if warming is rapid. Shortened dive durations will see cumulated time available for underwater activities cut short, forcing animals to spend a greater amount of time at the water’s surface. The consequence of spending more time at the water’s surface are twofold; predation risk is </w:t>
      </w:r>
      <w:r w:rsidR="0079347F" w:rsidRPr="00507769">
        <w:rPr>
          <w:rFonts w:ascii="Times New Roman" w:hAnsi="Times New Roman" w:cs="Times New Roman"/>
          <w:sz w:val="24"/>
          <w:szCs w:val="24"/>
        </w:rPr>
        <w:t xml:space="preserve">greater </w:t>
      </w:r>
      <w:r w:rsidR="004D2EF6" w:rsidRPr="00507769">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507769">
        <w:rPr>
          <w:rFonts w:ascii="Times New Roman" w:hAnsi="Times New Roman" w:cs="Times New Roman"/>
          <w:sz w:val="24"/>
          <w:szCs w:val="24"/>
          <w:shd w:val="clear" w:color="auto" w:fill="FFFFFF"/>
        </w:rPr>
        <w:instrText xml:space="preserve"> ADDIN EN.CITE </w:instrText>
      </w:r>
      <w:r w:rsidR="004D2EF6" w:rsidRPr="00507769">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507769">
        <w:rPr>
          <w:rFonts w:ascii="Times New Roman" w:hAnsi="Times New Roman" w:cs="Times New Roman"/>
          <w:sz w:val="24"/>
          <w:szCs w:val="24"/>
          <w:shd w:val="clear" w:color="auto" w:fill="FFFFFF"/>
        </w:rPr>
        <w:instrText xml:space="preserve"> ADDIN EN.CITE.DATA </w:instrText>
      </w:r>
      <w:r w:rsidR="004D2EF6" w:rsidRPr="00507769">
        <w:rPr>
          <w:rFonts w:ascii="Times New Roman" w:hAnsi="Times New Roman" w:cs="Times New Roman"/>
          <w:sz w:val="24"/>
          <w:szCs w:val="24"/>
          <w:shd w:val="clear" w:color="auto" w:fill="FFFFFF"/>
        </w:rPr>
      </w:r>
      <w:r w:rsidR="004D2EF6" w:rsidRPr="00507769">
        <w:rPr>
          <w:rFonts w:ascii="Times New Roman" w:hAnsi="Times New Roman" w:cs="Times New Roman"/>
          <w:sz w:val="24"/>
          <w:szCs w:val="24"/>
          <w:shd w:val="clear" w:color="auto" w:fill="FFFFFF"/>
        </w:rPr>
        <w:fldChar w:fldCharType="end"/>
      </w:r>
      <w:r w:rsidR="004D2EF6" w:rsidRPr="00507769">
        <w:rPr>
          <w:rFonts w:ascii="Times New Roman" w:hAnsi="Times New Roman" w:cs="Times New Roman"/>
          <w:sz w:val="24"/>
          <w:szCs w:val="24"/>
          <w:shd w:val="clear" w:color="auto" w:fill="FFFFFF"/>
        </w:rPr>
      </w:r>
      <w:r w:rsidR="004D2EF6" w:rsidRPr="00507769">
        <w:rPr>
          <w:rFonts w:ascii="Times New Roman" w:hAnsi="Times New Roman" w:cs="Times New Roman"/>
          <w:sz w:val="24"/>
          <w:szCs w:val="24"/>
          <w:shd w:val="clear" w:color="auto" w:fill="FFFFFF"/>
        </w:rPr>
        <w:fldChar w:fldCharType="separate"/>
      </w:r>
      <w:r w:rsidR="004D2EF6" w:rsidRPr="00507769">
        <w:rPr>
          <w:rFonts w:ascii="Times New Roman" w:hAnsi="Times New Roman" w:cs="Times New Roman"/>
          <w:noProof/>
          <w:sz w:val="24"/>
          <w:szCs w:val="24"/>
          <w:shd w:val="clear" w:color="auto" w:fill="FFFFFF"/>
        </w:rPr>
        <w:t>(Heithaus and Dill, 2002; Heithaus and Dill, 2003; Heithaus et al., 2002)</w:t>
      </w:r>
      <w:r w:rsidR="004D2EF6" w:rsidRPr="00507769">
        <w:rPr>
          <w:rFonts w:ascii="Times New Roman" w:hAnsi="Times New Roman" w:cs="Times New Roman"/>
          <w:sz w:val="24"/>
          <w:szCs w:val="24"/>
          <w:shd w:val="clear" w:color="auto" w:fill="FFFFFF"/>
        </w:rPr>
        <w:fldChar w:fldCharType="end"/>
      </w:r>
      <w:r w:rsidR="004D2EF6" w:rsidRPr="00507769">
        <w:rPr>
          <w:rFonts w:ascii="Times New Roman" w:hAnsi="Times New Roman" w:cs="Times New Roman"/>
          <w:sz w:val="24"/>
          <w:szCs w:val="24"/>
          <w:shd w:val="clear" w:color="auto" w:fill="FFFFFF"/>
        </w:rPr>
        <w:t xml:space="preserve"> </w:t>
      </w:r>
      <w:r w:rsidR="0079347F" w:rsidRPr="00507769">
        <w:rPr>
          <w:rFonts w:ascii="Times New Roman" w:hAnsi="Times New Roman" w:cs="Times New Roman"/>
          <w:sz w:val="24"/>
          <w:szCs w:val="24"/>
        </w:rPr>
        <w:t xml:space="preserve">and time for underwater foraging, rest and social interactions is reduced. More </w:t>
      </w:r>
      <w:r w:rsidR="0079347F" w:rsidRPr="00507769">
        <w:rPr>
          <w:rFonts w:ascii="Times New Roman" w:hAnsi="Times New Roman" w:cs="Times New Roman"/>
          <w:sz w:val="24"/>
          <w:szCs w:val="24"/>
        </w:rPr>
        <w:lastRenderedPageBreak/>
        <w:t xml:space="preserve">frequent trips to the water’s surface, coupled with less time available for foraging, may </w:t>
      </w:r>
      <w:r w:rsidR="00AE1E3D" w:rsidRPr="00507769">
        <w:rPr>
          <w:rFonts w:ascii="Times New Roman" w:hAnsi="Times New Roman" w:cs="Times New Roman"/>
          <w:sz w:val="24"/>
          <w:szCs w:val="24"/>
        </w:rPr>
        <w:t>compromise performance and fitness</w:t>
      </w:r>
      <w:r w:rsidR="0079347F" w:rsidRPr="00507769">
        <w:rPr>
          <w:rFonts w:ascii="Times New Roman" w:hAnsi="Times New Roman" w:cs="Times New Roman"/>
          <w:sz w:val="24"/>
          <w:szCs w:val="24"/>
        </w:rPr>
        <w:t xml:space="preserve"> in many diving ectotherms. Behavioural compensation, in the form of poleward migrations or seeking </w:t>
      </w:r>
      <w:r w:rsidR="002E2003" w:rsidRPr="00507769">
        <w:rPr>
          <w:rFonts w:ascii="Times New Roman" w:hAnsi="Times New Roman" w:cs="Times New Roman"/>
          <w:sz w:val="24"/>
          <w:szCs w:val="24"/>
        </w:rPr>
        <w:t>cool waters at a depth, may be the only safeguard if these species are subject to intense heatwaves.</w:t>
      </w:r>
      <w:r w:rsidR="00F610ED" w:rsidRPr="00507769">
        <w:rPr>
          <w:rFonts w:ascii="Times New Roman" w:hAnsi="Times New Roman" w:cs="Times New Roman"/>
          <w:sz w:val="24"/>
          <w:szCs w:val="24"/>
        </w:rPr>
        <w:t xml:space="preserve"> </w:t>
      </w:r>
      <w:r w:rsidR="00346CCE" w:rsidRPr="00507769">
        <w:rPr>
          <w:rFonts w:ascii="Times New Roman" w:hAnsi="Times New Roman" w:cs="Times New Roman"/>
          <w:sz w:val="24"/>
          <w:szCs w:val="24"/>
        </w:rPr>
        <w:t xml:space="preserve">In summary, our results suggest that the diving behaviour of ectothermic vertebrates will be seriously disrupted under climate warming, bringing </w:t>
      </w:r>
      <w:r w:rsidR="002D4523" w:rsidRPr="00507769">
        <w:rPr>
          <w:rFonts w:ascii="Times New Roman" w:hAnsi="Times New Roman" w:cs="Times New Roman"/>
          <w:sz w:val="24"/>
          <w:szCs w:val="24"/>
        </w:rPr>
        <w:t>to light</w:t>
      </w:r>
      <w:r w:rsidR="00346CCE" w:rsidRPr="00507769">
        <w:rPr>
          <w:rFonts w:ascii="Times New Roman" w:hAnsi="Times New Roman" w:cs="Times New Roman"/>
          <w:sz w:val="24"/>
          <w:szCs w:val="24"/>
        </w:rPr>
        <w:t xml:space="preserve"> the severity of a previously overlooked threat. </w:t>
      </w:r>
    </w:p>
    <w:p w14:paraId="22622398" w14:textId="2E797B1A" w:rsidR="00896FAC" w:rsidRPr="00507769" w:rsidRDefault="00896FAC" w:rsidP="00CA7277">
      <w:pPr>
        <w:jc w:val="both"/>
        <w:rPr>
          <w:rFonts w:ascii="Times New Roman" w:hAnsi="Times New Roman" w:cs="Times New Roman"/>
          <w:sz w:val="24"/>
          <w:szCs w:val="24"/>
        </w:rPr>
      </w:pPr>
    </w:p>
    <w:p w14:paraId="0574642C" w14:textId="1260BFE8" w:rsidR="001E4615" w:rsidRPr="00507769" w:rsidRDefault="001E4615" w:rsidP="00CA7277">
      <w:pPr>
        <w:jc w:val="both"/>
        <w:rPr>
          <w:rFonts w:ascii="Times New Roman" w:hAnsi="Times New Roman" w:cs="Times New Roman"/>
          <w:b/>
          <w:bCs/>
          <w:sz w:val="24"/>
          <w:szCs w:val="24"/>
        </w:rPr>
      </w:pPr>
      <w:r w:rsidRPr="00507769">
        <w:rPr>
          <w:rFonts w:ascii="Times New Roman" w:hAnsi="Times New Roman" w:cs="Times New Roman"/>
          <w:b/>
          <w:bCs/>
          <w:sz w:val="24"/>
          <w:szCs w:val="24"/>
        </w:rPr>
        <w:t>Acknowledgements</w:t>
      </w:r>
    </w:p>
    <w:p w14:paraId="50E40358" w14:textId="06DF2DA8" w:rsidR="00AE1E3D" w:rsidRPr="00507769" w:rsidRDefault="008D5830" w:rsidP="00AE1E3D">
      <w:pPr>
        <w:jc w:val="both"/>
        <w:rPr>
          <w:rFonts w:ascii="Times New Roman" w:hAnsi="Times New Roman" w:cs="Times New Roman"/>
          <w:sz w:val="24"/>
          <w:szCs w:val="24"/>
        </w:rPr>
      </w:pPr>
      <w:r w:rsidRPr="00507769">
        <w:rPr>
          <w:rFonts w:ascii="Times New Roman" w:hAnsi="Times New Roman" w:cs="Times New Roman"/>
          <w:sz w:val="24"/>
          <w:szCs w:val="24"/>
        </w:rPr>
        <w:t xml:space="preserve">We thank the </w:t>
      </w:r>
      <w:r w:rsidRPr="00507769">
        <w:rPr>
          <w:rFonts w:ascii="Times New Roman" w:hAnsi="Times New Roman" w:cs="Times New Roman"/>
          <w:i/>
          <w:iCs/>
          <w:sz w:val="24"/>
          <w:szCs w:val="24"/>
        </w:rPr>
        <w:t>Journal of Experimental Biology</w:t>
      </w:r>
      <w:r w:rsidRPr="00507769">
        <w:rPr>
          <w:rFonts w:ascii="Times New Roman" w:hAnsi="Times New Roman" w:cs="Times New Roman"/>
          <w:sz w:val="24"/>
          <w:szCs w:val="24"/>
        </w:rPr>
        <w:t xml:space="preserve"> for providing travel support for E.M.R. to attend the </w:t>
      </w:r>
      <w:r w:rsidRPr="00507769">
        <w:rPr>
          <w:rFonts w:ascii="Times New Roman" w:hAnsi="Times New Roman" w:cs="Times New Roman"/>
          <w:i/>
          <w:iCs/>
          <w:sz w:val="24"/>
          <w:szCs w:val="24"/>
        </w:rPr>
        <w:t>2020 Predicting the future: species survival in a changing world</w:t>
      </w:r>
      <w:r w:rsidRPr="00507769">
        <w:rPr>
          <w:rFonts w:ascii="Times New Roman" w:hAnsi="Times New Roman" w:cs="Times New Roman"/>
          <w:sz w:val="24"/>
          <w:szCs w:val="24"/>
        </w:rPr>
        <w:t xml:space="preserve"> symposium.</w:t>
      </w:r>
      <w:r w:rsidR="00AE1E3D" w:rsidRPr="00507769">
        <w:rPr>
          <w:rFonts w:ascii="Times New Roman" w:hAnsi="Times New Roman" w:cs="Times New Roman"/>
          <w:sz w:val="24"/>
          <w:szCs w:val="24"/>
        </w:rPr>
        <w:t xml:space="preserve"> We also thank The Australian National University which also provided funding in support of this project (ANU Futures awarded to D.W.A.N.).</w:t>
      </w:r>
    </w:p>
    <w:p w14:paraId="25D95B80" w14:textId="56613A82" w:rsidR="001E4615" w:rsidRPr="00507769" w:rsidRDefault="001E4615" w:rsidP="00CA7277">
      <w:pPr>
        <w:jc w:val="both"/>
        <w:rPr>
          <w:rFonts w:ascii="Times New Roman" w:hAnsi="Times New Roman" w:cs="Times New Roman"/>
          <w:sz w:val="24"/>
          <w:szCs w:val="24"/>
        </w:rPr>
      </w:pPr>
    </w:p>
    <w:p w14:paraId="261CBE00" w14:textId="1AE202DF" w:rsidR="00346CCE" w:rsidRPr="00507769" w:rsidRDefault="001E4615" w:rsidP="00CA7277">
      <w:pPr>
        <w:jc w:val="both"/>
        <w:rPr>
          <w:rFonts w:ascii="Times New Roman" w:hAnsi="Times New Roman" w:cs="Times New Roman"/>
          <w:b/>
          <w:bCs/>
          <w:sz w:val="24"/>
          <w:szCs w:val="24"/>
        </w:rPr>
      </w:pPr>
      <w:r w:rsidRPr="00507769">
        <w:rPr>
          <w:rFonts w:ascii="Times New Roman" w:hAnsi="Times New Roman" w:cs="Times New Roman"/>
          <w:b/>
          <w:bCs/>
          <w:sz w:val="24"/>
          <w:szCs w:val="24"/>
        </w:rPr>
        <w:t>Competing interests</w:t>
      </w:r>
    </w:p>
    <w:p w14:paraId="6920A6DF" w14:textId="577C0D48" w:rsidR="001E4615" w:rsidRPr="00507769" w:rsidRDefault="001E4615" w:rsidP="00CA7277">
      <w:pPr>
        <w:jc w:val="both"/>
        <w:rPr>
          <w:rFonts w:ascii="Times New Roman" w:hAnsi="Times New Roman" w:cs="Times New Roman"/>
          <w:sz w:val="24"/>
          <w:szCs w:val="24"/>
        </w:rPr>
      </w:pPr>
      <w:r w:rsidRPr="00507769">
        <w:rPr>
          <w:rFonts w:ascii="Times New Roman" w:hAnsi="Times New Roman" w:cs="Times New Roman"/>
          <w:sz w:val="24"/>
          <w:szCs w:val="24"/>
        </w:rPr>
        <w:t xml:space="preserve">No competing interests declared. </w:t>
      </w:r>
    </w:p>
    <w:p w14:paraId="27151A6C" w14:textId="2BC5D366" w:rsidR="00346CCE" w:rsidRPr="00507769" w:rsidRDefault="00346CCE" w:rsidP="00CA7277">
      <w:pPr>
        <w:jc w:val="both"/>
        <w:rPr>
          <w:rFonts w:ascii="Times New Roman" w:hAnsi="Times New Roman" w:cs="Times New Roman"/>
          <w:sz w:val="24"/>
          <w:szCs w:val="24"/>
        </w:rPr>
      </w:pPr>
    </w:p>
    <w:p w14:paraId="5F4BC1BA" w14:textId="10E5BA81" w:rsidR="00346CCE" w:rsidRPr="00507769" w:rsidRDefault="001E4615" w:rsidP="00CA7277">
      <w:pPr>
        <w:jc w:val="both"/>
        <w:rPr>
          <w:rFonts w:ascii="Times New Roman" w:hAnsi="Times New Roman" w:cs="Times New Roman"/>
          <w:b/>
          <w:bCs/>
          <w:sz w:val="24"/>
          <w:szCs w:val="24"/>
        </w:rPr>
      </w:pPr>
      <w:r w:rsidRPr="00507769">
        <w:rPr>
          <w:rFonts w:ascii="Times New Roman" w:hAnsi="Times New Roman" w:cs="Times New Roman"/>
          <w:b/>
          <w:bCs/>
          <w:sz w:val="24"/>
          <w:szCs w:val="24"/>
        </w:rPr>
        <w:t>Data availability</w:t>
      </w:r>
    </w:p>
    <w:p w14:paraId="2CC8820E" w14:textId="77777777" w:rsidR="001E4615" w:rsidRPr="00507769" w:rsidRDefault="001E4615" w:rsidP="001E4615">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Raw data and code used in the meta-analysis is all located on the Open Science Framework (OSF) webpage (</w:t>
      </w:r>
      <w:r w:rsidRPr="00507769">
        <w:rPr>
          <w:rFonts w:ascii="Times New Roman" w:hAnsi="Times New Roman" w:cs="Times New Roman"/>
          <w:sz w:val="24"/>
          <w:szCs w:val="24"/>
          <w:highlight w:val="yellow"/>
          <w:lang w:val="en-US"/>
        </w:rPr>
        <w:t>doi</w:t>
      </w:r>
      <w:r w:rsidRPr="00507769">
        <w:rPr>
          <w:rFonts w:ascii="Times New Roman" w:hAnsi="Times New Roman" w:cs="Times New Roman"/>
          <w:sz w:val="24"/>
          <w:szCs w:val="24"/>
          <w:lang w:val="en-US"/>
        </w:rPr>
        <w:t xml:space="preserve">). </w:t>
      </w:r>
    </w:p>
    <w:p w14:paraId="472C3619" w14:textId="25A696E3" w:rsidR="00346CCE" w:rsidRPr="00507769" w:rsidRDefault="00346CCE" w:rsidP="00CA7277">
      <w:pPr>
        <w:jc w:val="both"/>
        <w:rPr>
          <w:rFonts w:ascii="Times New Roman" w:hAnsi="Times New Roman" w:cs="Times New Roman"/>
          <w:sz w:val="24"/>
          <w:szCs w:val="24"/>
        </w:rPr>
      </w:pPr>
    </w:p>
    <w:p w14:paraId="02F73618" w14:textId="5ACCE83B" w:rsidR="00346CCE" w:rsidRPr="00507769" w:rsidRDefault="00346CCE" w:rsidP="00CA7277">
      <w:pPr>
        <w:jc w:val="both"/>
        <w:rPr>
          <w:rFonts w:ascii="Times New Roman" w:hAnsi="Times New Roman" w:cs="Times New Roman"/>
          <w:sz w:val="24"/>
          <w:szCs w:val="24"/>
        </w:rPr>
      </w:pPr>
    </w:p>
    <w:p w14:paraId="01F60EB5" w14:textId="3D8B3DFD" w:rsidR="00346CCE" w:rsidRPr="00507769" w:rsidRDefault="00346CCE" w:rsidP="00CA7277">
      <w:pPr>
        <w:jc w:val="both"/>
        <w:rPr>
          <w:rFonts w:ascii="Times New Roman" w:hAnsi="Times New Roman" w:cs="Times New Roman"/>
          <w:sz w:val="24"/>
          <w:szCs w:val="24"/>
        </w:rPr>
      </w:pPr>
    </w:p>
    <w:p w14:paraId="21D5F631" w14:textId="77777777" w:rsidR="00530320" w:rsidRPr="00507769" w:rsidRDefault="00530320" w:rsidP="00CA7277">
      <w:pPr>
        <w:jc w:val="both"/>
        <w:rPr>
          <w:rFonts w:ascii="Times New Roman" w:hAnsi="Times New Roman" w:cs="Times New Roman"/>
          <w:sz w:val="24"/>
          <w:szCs w:val="24"/>
        </w:rPr>
      </w:pPr>
    </w:p>
    <w:p w14:paraId="798ABFDA" w14:textId="507E330E" w:rsidR="000328C2" w:rsidRPr="00507769" w:rsidRDefault="000603E8" w:rsidP="00FA38BD">
      <w:pPr>
        <w:spacing w:after="60"/>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References</w:t>
      </w:r>
      <w:r w:rsidR="00AE1E3D" w:rsidRPr="00507769">
        <w:rPr>
          <w:rFonts w:ascii="Times New Roman" w:hAnsi="Times New Roman" w:cs="Times New Roman"/>
          <w:b/>
          <w:bCs/>
          <w:sz w:val="24"/>
          <w:szCs w:val="24"/>
          <w:lang w:val="en-US"/>
        </w:rPr>
        <w:t xml:space="preserve"> </w:t>
      </w:r>
    </w:p>
    <w:p w14:paraId="1479889D" w14:textId="0B66CB87" w:rsidR="00FA38BD" w:rsidRPr="00507769" w:rsidRDefault="00FA38BD" w:rsidP="00FA38BD">
      <w:pPr>
        <w:spacing w:after="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No asterisk indicates papers included in the main text only</w:t>
      </w:r>
    </w:p>
    <w:p w14:paraId="4E9B8913" w14:textId="77777777" w:rsidR="00967BE8" w:rsidRPr="00507769" w:rsidRDefault="00967BE8" w:rsidP="00967BE8">
      <w:pPr>
        <w:spacing w:after="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denotes papers included in the meta-analysis only</w:t>
      </w:r>
    </w:p>
    <w:p w14:paraId="30737EB7" w14:textId="77777777" w:rsidR="00FA38BD" w:rsidRPr="00507769" w:rsidRDefault="00967BE8" w:rsidP="00967BE8">
      <w:pPr>
        <w:spacing w:after="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**indicates papers included in the main text and meta-analysis</w:t>
      </w:r>
    </w:p>
    <w:p w14:paraId="2E21A873" w14:textId="77777777" w:rsidR="00720406" w:rsidRPr="00720406" w:rsidRDefault="000328C2" w:rsidP="00720406">
      <w:pPr>
        <w:pStyle w:val="EndNoteBibliography"/>
        <w:spacing w:after="0"/>
      </w:pPr>
      <w:r w:rsidRPr="00507769">
        <w:rPr>
          <w:szCs w:val="24"/>
        </w:rPr>
        <w:fldChar w:fldCharType="begin"/>
      </w:r>
      <w:r w:rsidRPr="00507769">
        <w:rPr>
          <w:szCs w:val="24"/>
        </w:rPr>
        <w:instrText xml:space="preserve"> ADDIN EN.REFLIST </w:instrText>
      </w:r>
      <w:r w:rsidRPr="00507769">
        <w:rPr>
          <w:szCs w:val="24"/>
        </w:rPr>
        <w:fldChar w:fldCharType="separate"/>
      </w:r>
      <w:r w:rsidR="00720406" w:rsidRPr="00720406">
        <w:tab/>
      </w:r>
      <w:r w:rsidR="00720406" w:rsidRPr="00720406">
        <w:rPr>
          <w:b/>
        </w:rPr>
        <w:t>**Aubret, F., Tort, M. and Sarraude, T.</w:t>
      </w:r>
      <w:r w:rsidR="00720406" w:rsidRPr="00720406">
        <w:t xml:space="preserve"> (2015). Evolution of alternative foraging tactics driven by water temperature and physiological constraints in an amphibious snake. </w:t>
      </w:r>
      <w:r w:rsidR="00720406" w:rsidRPr="00720406">
        <w:rPr>
          <w:i/>
        </w:rPr>
        <w:t>Biological Journal of the Linnean Society</w:t>
      </w:r>
      <w:r w:rsidR="00720406" w:rsidRPr="00720406">
        <w:t xml:space="preserve"> </w:t>
      </w:r>
      <w:r w:rsidR="00720406" w:rsidRPr="00720406">
        <w:rPr>
          <w:b/>
        </w:rPr>
        <w:t>115</w:t>
      </w:r>
      <w:r w:rsidR="00720406" w:rsidRPr="00720406">
        <w:t>, 411-422.</w:t>
      </w:r>
    </w:p>
    <w:p w14:paraId="1B9A122F" w14:textId="77777777" w:rsidR="00720406" w:rsidRPr="00720406" w:rsidRDefault="00720406" w:rsidP="00720406">
      <w:pPr>
        <w:pStyle w:val="EndNoteBibliography"/>
        <w:spacing w:after="0"/>
      </w:pPr>
      <w:r w:rsidRPr="00720406">
        <w:tab/>
      </w:r>
      <w:r w:rsidRPr="00720406">
        <w:rPr>
          <w:b/>
        </w:rPr>
        <w:t>Bentivegna, F., Hochscheid, S. and Minucci, C.</w:t>
      </w:r>
      <w:r w:rsidRPr="00720406">
        <w:t xml:space="preserve"> (2003). Seasonal variability in voluntary dive duration of the Mediterranean loggerhead turtle, Caretta caretta. </w:t>
      </w:r>
      <w:r w:rsidRPr="00720406">
        <w:rPr>
          <w:i/>
        </w:rPr>
        <w:t>Scientia Marina</w:t>
      </w:r>
      <w:r w:rsidRPr="00720406">
        <w:t xml:space="preserve"> </w:t>
      </w:r>
      <w:r w:rsidRPr="00720406">
        <w:rPr>
          <w:b/>
        </w:rPr>
        <w:t>67</w:t>
      </w:r>
      <w:r w:rsidRPr="00720406">
        <w:t>, 371-375.</w:t>
      </w:r>
    </w:p>
    <w:p w14:paraId="07A796C9" w14:textId="77777777" w:rsidR="00720406" w:rsidRPr="00720406" w:rsidRDefault="00720406" w:rsidP="00720406">
      <w:pPr>
        <w:pStyle w:val="EndNoteBibliography"/>
        <w:spacing w:after="0"/>
      </w:pPr>
      <w:r w:rsidRPr="00720406">
        <w:tab/>
      </w:r>
      <w:r w:rsidRPr="00720406">
        <w:rPr>
          <w:b/>
        </w:rPr>
        <w:t>Bostrom, B. L. and Jones, D. R.</w:t>
      </w:r>
      <w:r w:rsidRPr="00720406">
        <w:t xml:space="preserve"> (2007). Exercise warms adult leatherback turtles. </w:t>
      </w:r>
      <w:r w:rsidRPr="00720406">
        <w:rPr>
          <w:i/>
        </w:rPr>
        <w:t>Comparative Biochemistry &amp; Physiology Part A: Molecular and Integrative Physiology</w:t>
      </w:r>
      <w:r w:rsidRPr="00720406">
        <w:t xml:space="preserve"> </w:t>
      </w:r>
      <w:r w:rsidRPr="00720406">
        <w:rPr>
          <w:b/>
        </w:rPr>
        <w:t>147</w:t>
      </w:r>
      <w:r w:rsidRPr="00720406">
        <w:t>, 323-331.</w:t>
      </w:r>
    </w:p>
    <w:p w14:paraId="2C345AD4" w14:textId="77777777" w:rsidR="00720406" w:rsidRPr="00720406" w:rsidRDefault="00720406" w:rsidP="00720406">
      <w:pPr>
        <w:pStyle w:val="EndNoteBibliography"/>
        <w:spacing w:after="0"/>
      </w:pPr>
      <w:r w:rsidRPr="00720406">
        <w:tab/>
      </w:r>
      <w:r w:rsidRPr="00720406">
        <w:rPr>
          <w:b/>
        </w:rPr>
        <w:t>Bradshaw, C. J. A., McMahon, C. R. and Hays, G. C.</w:t>
      </w:r>
      <w:r w:rsidRPr="00720406">
        <w:t xml:space="preserve"> (2007). Behavioral inference of diving metabolic rate in free-ranging leatherback turtles. </w:t>
      </w:r>
      <w:r w:rsidRPr="00720406">
        <w:rPr>
          <w:i/>
        </w:rPr>
        <w:t>Physiological and Biochemical Zoology</w:t>
      </w:r>
      <w:r w:rsidRPr="00720406">
        <w:t xml:space="preserve"> </w:t>
      </w:r>
      <w:r w:rsidRPr="00720406">
        <w:rPr>
          <w:b/>
        </w:rPr>
        <w:t>80</w:t>
      </w:r>
      <w:r w:rsidRPr="00720406">
        <w:t>, 209-219.</w:t>
      </w:r>
    </w:p>
    <w:p w14:paraId="1B7AB233" w14:textId="77777777" w:rsidR="00720406" w:rsidRPr="00720406" w:rsidRDefault="00720406" w:rsidP="00720406">
      <w:pPr>
        <w:pStyle w:val="EndNoteBibliography"/>
        <w:spacing w:after="0"/>
      </w:pPr>
      <w:r w:rsidRPr="00720406">
        <w:lastRenderedPageBreak/>
        <w:tab/>
      </w:r>
      <w:r w:rsidRPr="00720406">
        <w:rPr>
          <w:b/>
        </w:rPr>
        <w:t>Brischoux, F., Bonnet, X., Cook, T. R. and Shine, R.</w:t>
      </w:r>
      <w:r w:rsidRPr="00720406">
        <w:t xml:space="preserve"> (2008). Allometry of diving capacities: ectothermy vs. endothermy. </w:t>
      </w:r>
      <w:r w:rsidRPr="00720406">
        <w:rPr>
          <w:i/>
        </w:rPr>
        <w:t>Journal of Evolutionary Biology</w:t>
      </w:r>
      <w:r w:rsidRPr="00720406">
        <w:t xml:space="preserve"> </w:t>
      </w:r>
      <w:r w:rsidRPr="00720406">
        <w:rPr>
          <w:b/>
        </w:rPr>
        <w:t>21</w:t>
      </w:r>
      <w:r w:rsidRPr="00720406">
        <w:t>, 324-329.</w:t>
      </w:r>
    </w:p>
    <w:p w14:paraId="30AEFD3A" w14:textId="77777777" w:rsidR="00720406" w:rsidRPr="00720406" w:rsidRDefault="00720406" w:rsidP="00720406">
      <w:pPr>
        <w:pStyle w:val="EndNoteBibliography"/>
        <w:spacing w:after="0"/>
      </w:pPr>
      <w:r w:rsidRPr="00720406">
        <w:tab/>
      </w:r>
      <w:r w:rsidRPr="00720406">
        <w:rPr>
          <w:b/>
        </w:rPr>
        <w:t>**Bruton, M. J., Cramp, R. L. and Franklin, C. E.</w:t>
      </w:r>
      <w:r w:rsidRPr="00720406">
        <w:t xml:space="preserve"> (2012). Benefits of thermal acclimation in a tropical aquatic ectotherm, the Arafura filesnake, Acrochordus arafurae. </w:t>
      </w:r>
      <w:r w:rsidRPr="00720406">
        <w:rPr>
          <w:i/>
        </w:rPr>
        <w:t>Journal of Comparative Physiology B-Biochemical Systems and Environmental Physiology</w:t>
      </w:r>
      <w:r w:rsidRPr="00720406">
        <w:t xml:space="preserve"> </w:t>
      </w:r>
      <w:r w:rsidRPr="00720406">
        <w:rPr>
          <w:b/>
        </w:rPr>
        <w:t>182</w:t>
      </w:r>
      <w:r w:rsidRPr="00720406">
        <w:t>, 541-551.</w:t>
      </w:r>
    </w:p>
    <w:p w14:paraId="748BBB75" w14:textId="77777777" w:rsidR="00720406" w:rsidRPr="00720406" w:rsidRDefault="00720406" w:rsidP="00720406">
      <w:pPr>
        <w:pStyle w:val="EndNoteBibliography"/>
        <w:spacing w:after="0"/>
      </w:pPr>
      <w:r w:rsidRPr="00720406">
        <w:tab/>
      </w:r>
      <w:r w:rsidRPr="00720406">
        <w:rPr>
          <w:b/>
        </w:rPr>
        <w:t>Burggren, W. and Moalli, R.</w:t>
      </w:r>
      <w:r w:rsidRPr="00720406">
        <w:t xml:space="preserve"> (1984). ‘Active’ regulation of cutaneous gas exchange by capillary recruitment in amphibians: experimental evidence and a revised model for skin respiration. . </w:t>
      </w:r>
      <w:r w:rsidRPr="00720406">
        <w:rPr>
          <w:i/>
        </w:rPr>
        <w:t>Respiration Physiology</w:t>
      </w:r>
      <w:r w:rsidRPr="00720406">
        <w:t xml:space="preserve"> </w:t>
      </w:r>
      <w:r w:rsidRPr="00720406">
        <w:rPr>
          <w:b/>
        </w:rPr>
        <w:t>55</w:t>
      </w:r>
      <w:r w:rsidRPr="00720406">
        <w:t>, 379-392.</w:t>
      </w:r>
    </w:p>
    <w:p w14:paraId="0321EBF5" w14:textId="77777777" w:rsidR="00720406" w:rsidRPr="00720406" w:rsidRDefault="00720406" w:rsidP="00720406">
      <w:pPr>
        <w:pStyle w:val="EndNoteBibliography"/>
        <w:spacing w:after="0"/>
      </w:pPr>
      <w:r w:rsidRPr="00720406">
        <w:tab/>
      </w:r>
      <w:r w:rsidRPr="00720406">
        <w:rPr>
          <w:b/>
        </w:rPr>
        <w:t>Butler, P. J.</w:t>
      </w:r>
      <w:r w:rsidRPr="00720406">
        <w:t xml:space="preserve"> (2006). Aerobic dive limit. What is it and is it always used appropriately? </w:t>
      </w:r>
      <w:r w:rsidRPr="00720406">
        <w:rPr>
          <w:i/>
        </w:rPr>
        <w:t>Comparative Biochemistry and Physiology, Part A</w:t>
      </w:r>
      <w:r w:rsidRPr="00720406">
        <w:t xml:space="preserve"> </w:t>
      </w:r>
      <w:r w:rsidRPr="00720406">
        <w:rPr>
          <w:b/>
        </w:rPr>
        <w:t>145</w:t>
      </w:r>
      <w:r w:rsidRPr="00720406">
        <w:t>, 1-6.</w:t>
      </w:r>
    </w:p>
    <w:p w14:paraId="273A01FF" w14:textId="77777777" w:rsidR="00720406" w:rsidRPr="00720406" w:rsidRDefault="00720406" w:rsidP="00720406">
      <w:pPr>
        <w:pStyle w:val="EndNoteBibliography"/>
        <w:spacing w:after="0"/>
      </w:pPr>
      <w:r w:rsidRPr="00720406">
        <w:tab/>
      </w:r>
      <w:r w:rsidRPr="00720406">
        <w:rPr>
          <w:b/>
        </w:rPr>
        <w:t>Butler, P. J. and Jones, D. R.</w:t>
      </w:r>
      <w:r w:rsidRPr="00720406">
        <w:t xml:space="preserve"> (1982). The comparative physiology of diving in vertebrates. </w:t>
      </w:r>
      <w:r w:rsidRPr="00720406">
        <w:rPr>
          <w:i/>
        </w:rPr>
        <w:t>Advances in Comparative Physiology and Biochemistry</w:t>
      </w:r>
      <w:r w:rsidRPr="00720406">
        <w:t xml:space="preserve"> </w:t>
      </w:r>
      <w:r w:rsidRPr="00720406">
        <w:rPr>
          <w:b/>
        </w:rPr>
        <w:t>8</w:t>
      </w:r>
      <w:r w:rsidRPr="00720406">
        <w:t>, 179-364.</w:t>
      </w:r>
    </w:p>
    <w:p w14:paraId="3E252538" w14:textId="77777777" w:rsidR="00720406" w:rsidRPr="00720406" w:rsidRDefault="00720406" w:rsidP="00720406">
      <w:pPr>
        <w:pStyle w:val="EndNoteBibliography"/>
        <w:spacing w:after="0"/>
      </w:pPr>
      <w:r w:rsidRPr="00720406">
        <w:tab/>
      </w:r>
      <w:r w:rsidRPr="00720406">
        <w:rPr>
          <w:b/>
        </w:rPr>
        <w:t>Calosi, P., Bilton, D. T., Spicer, J. I., Verberk, W., Atfield, A. and Garland, T.</w:t>
      </w:r>
      <w:r w:rsidRPr="00720406">
        <w:t xml:space="preserve"> (2012). The comparative biology of diving in two genera of European Dytiscidae (Coleoptera). </w:t>
      </w:r>
      <w:r w:rsidRPr="00720406">
        <w:rPr>
          <w:i/>
        </w:rPr>
        <w:t>Journal of Evolutionary Biology</w:t>
      </w:r>
      <w:r w:rsidRPr="00720406">
        <w:t xml:space="preserve"> </w:t>
      </w:r>
      <w:r w:rsidRPr="00720406">
        <w:rPr>
          <w:b/>
        </w:rPr>
        <w:t>25</w:t>
      </w:r>
      <w:r w:rsidRPr="00720406">
        <w:t>, 329-341.</w:t>
      </w:r>
    </w:p>
    <w:p w14:paraId="72C32FDD" w14:textId="77777777" w:rsidR="00720406" w:rsidRPr="00720406" w:rsidRDefault="00720406" w:rsidP="00720406">
      <w:pPr>
        <w:pStyle w:val="EndNoteBibliography"/>
        <w:spacing w:after="0"/>
      </w:pPr>
      <w:r w:rsidRPr="00720406">
        <w:tab/>
      </w:r>
      <w:r w:rsidRPr="00720406">
        <w:rPr>
          <w:b/>
        </w:rPr>
        <w:t>Campbell, H. A., Dwyer, R. G., Gordos, M. and Franklin, C. E.</w:t>
      </w:r>
      <w:r w:rsidRPr="00720406">
        <w:t xml:space="preserve"> (2010a). Diving through the thermal window: implications for a warming world. </w:t>
      </w:r>
      <w:r w:rsidRPr="00720406">
        <w:rPr>
          <w:i/>
        </w:rPr>
        <w:t>Proceedings: Biological Sciences</w:t>
      </w:r>
      <w:r w:rsidRPr="00720406">
        <w:t xml:space="preserve"> </w:t>
      </w:r>
      <w:r w:rsidRPr="00720406">
        <w:rPr>
          <w:b/>
        </w:rPr>
        <w:t>277</w:t>
      </w:r>
      <w:r w:rsidRPr="00720406">
        <w:t>, 3837-3844.</w:t>
      </w:r>
    </w:p>
    <w:p w14:paraId="47CA102E" w14:textId="77777777" w:rsidR="00720406" w:rsidRPr="00720406" w:rsidRDefault="00720406" w:rsidP="00720406">
      <w:pPr>
        <w:pStyle w:val="EndNoteBibliography"/>
        <w:spacing w:after="0"/>
      </w:pPr>
      <w:r w:rsidRPr="00720406">
        <w:tab/>
      </w:r>
      <w:r w:rsidRPr="00720406">
        <w:rPr>
          <w:b/>
        </w:rPr>
        <w:t>Campbell, H. A., Sullivan, S., Read, M. A., Gordos, M. A. and Franklin, C. E.</w:t>
      </w:r>
      <w:r w:rsidRPr="00720406">
        <w:t xml:space="preserve"> (2010b). Ecological and physiological determinants of dive duration in the freshwater crocodile. </w:t>
      </w:r>
      <w:r w:rsidRPr="00720406">
        <w:rPr>
          <w:i/>
        </w:rPr>
        <w:t>Functional Ecology</w:t>
      </w:r>
      <w:r w:rsidRPr="00720406">
        <w:t xml:space="preserve"> </w:t>
      </w:r>
      <w:r w:rsidRPr="00720406">
        <w:rPr>
          <w:b/>
        </w:rPr>
        <w:t>24</w:t>
      </w:r>
      <w:r w:rsidRPr="00720406">
        <w:t>, 103-111.</w:t>
      </w:r>
    </w:p>
    <w:p w14:paraId="71B7DAAE" w14:textId="77777777" w:rsidR="00720406" w:rsidRPr="00720406" w:rsidRDefault="00720406" w:rsidP="00720406">
      <w:pPr>
        <w:pStyle w:val="EndNoteBibliography"/>
        <w:spacing w:after="0"/>
      </w:pPr>
      <w:r w:rsidRPr="00720406">
        <w:tab/>
      </w:r>
      <w:r w:rsidRPr="00720406">
        <w:rPr>
          <w:b/>
        </w:rPr>
        <w:t>**Campbell, H. A., Watts, M. E., Sullivan, S., Read, M. A., Choukroun, S., Irwin, S. R. and Franklin, C. E.</w:t>
      </w:r>
      <w:r w:rsidRPr="00720406">
        <w:t xml:space="preserve"> (2010c). Estuarine crocodiles ride surface currents to facilitate long-distance travel. </w:t>
      </w:r>
      <w:r w:rsidRPr="00720406">
        <w:rPr>
          <w:i/>
        </w:rPr>
        <w:t>Journal of Animal Ecology</w:t>
      </w:r>
      <w:r w:rsidRPr="00720406">
        <w:t xml:space="preserve"> </w:t>
      </w:r>
      <w:r w:rsidRPr="00720406">
        <w:rPr>
          <w:b/>
        </w:rPr>
        <w:t>79</w:t>
      </w:r>
      <w:r w:rsidRPr="00720406">
        <w:t>, 955-964.</w:t>
      </w:r>
    </w:p>
    <w:p w14:paraId="37DDCA41" w14:textId="77777777" w:rsidR="00720406" w:rsidRPr="00720406" w:rsidRDefault="00720406" w:rsidP="00720406">
      <w:pPr>
        <w:pStyle w:val="EndNoteBibliography"/>
        <w:spacing w:after="0"/>
      </w:pPr>
      <w:r w:rsidRPr="00720406">
        <w:tab/>
      </w:r>
      <w:r w:rsidRPr="00720406">
        <w:rPr>
          <w:b/>
        </w:rPr>
        <w:t>Cheng, L., Abraham, J., Hausfather, Z. and Trenberth, K. E.</w:t>
      </w:r>
      <w:r w:rsidRPr="00720406">
        <w:t xml:space="preserve"> (2019). How fast are the oceans warming? Observational records of ocean heat content show that ocean warming is accelerating. </w:t>
      </w:r>
      <w:r w:rsidRPr="00720406">
        <w:rPr>
          <w:i/>
        </w:rPr>
        <w:t>Science</w:t>
      </w:r>
      <w:r w:rsidRPr="00720406">
        <w:t xml:space="preserve"> </w:t>
      </w:r>
      <w:r w:rsidRPr="00720406">
        <w:rPr>
          <w:b/>
        </w:rPr>
        <w:t>363</w:t>
      </w:r>
      <w:r w:rsidRPr="00720406">
        <w:t>, 128.</w:t>
      </w:r>
    </w:p>
    <w:p w14:paraId="1D33B220" w14:textId="77777777" w:rsidR="00720406" w:rsidRPr="00720406" w:rsidRDefault="00720406" w:rsidP="00720406">
      <w:pPr>
        <w:pStyle w:val="EndNoteBibliography"/>
        <w:spacing w:after="0"/>
      </w:pPr>
      <w:r w:rsidRPr="00720406">
        <w:tab/>
      </w:r>
      <w:r w:rsidRPr="00720406">
        <w:rPr>
          <w:b/>
        </w:rPr>
        <w:t>Chessman, B. C.</w:t>
      </w:r>
      <w:r w:rsidRPr="00720406">
        <w:t xml:space="preserve"> (2011). Declines of freshwater turtles associated with climatic drying in Australia’s Murray–Darling Basin. </w:t>
      </w:r>
      <w:r w:rsidRPr="00720406">
        <w:rPr>
          <w:i/>
        </w:rPr>
        <w:t>Wildlife Reserach</w:t>
      </w:r>
      <w:r w:rsidRPr="00720406">
        <w:t xml:space="preserve"> </w:t>
      </w:r>
      <w:r w:rsidRPr="00720406">
        <w:rPr>
          <w:b/>
        </w:rPr>
        <w:t>38</w:t>
      </w:r>
      <w:r w:rsidRPr="00720406">
        <w:t>, 664-671.</w:t>
      </w:r>
    </w:p>
    <w:p w14:paraId="64A50FD5" w14:textId="77777777" w:rsidR="00720406" w:rsidRPr="00720406" w:rsidRDefault="00720406" w:rsidP="00720406">
      <w:pPr>
        <w:pStyle w:val="EndNoteBibliography"/>
        <w:spacing w:after="0"/>
      </w:pPr>
      <w:r w:rsidRPr="00720406">
        <w:tab/>
      </w:r>
      <w:r w:rsidRPr="00720406">
        <w:rPr>
          <w:b/>
        </w:rPr>
        <w:t>**Clark, N. J., Gordos, M. A. and Franklin, C. E.</w:t>
      </w:r>
      <w:r w:rsidRPr="00720406">
        <w:t xml:space="preserve"> (2008). Thermal plasticity of diving behavior, aquatic respiration, and locomotor performance in the Mary River turtle Elusor macrurus. </w:t>
      </w:r>
      <w:r w:rsidRPr="00720406">
        <w:rPr>
          <w:i/>
        </w:rPr>
        <w:t>Physiological and Biochemical Zoology</w:t>
      </w:r>
      <w:r w:rsidRPr="00720406">
        <w:t xml:space="preserve"> </w:t>
      </w:r>
      <w:r w:rsidRPr="00720406">
        <w:rPr>
          <w:b/>
        </w:rPr>
        <w:t>81</w:t>
      </w:r>
      <w:r w:rsidRPr="00720406">
        <w:t>, 301-309.</w:t>
      </w:r>
    </w:p>
    <w:p w14:paraId="2A51375A" w14:textId="77777777" w:rsidR="00720406" w:rsidRPr="00720406" w:rsidRDefault="00720406" w:rsidP="00720406">
      <w:pPr>
        <w:pStyle w:val="EndNoteBibliography"/>
        <w:spacing w:after="0"/>
      </w:pPr>
      <w:r w:rsidRPr="00720406">
        <w:tab/>
      </w:r>
      <w:r w:rsidRPr="00720406">
        <w:rPr>
          <w:b/>
        </w:rPr>
        <w:t xml:space="preserve">Costa, D. P. </w:t>
      </w:r>
      <w:r w:rsidRPr="00720406">
        <w:t xml:space="preserve">(2007). Diving physiology of marine vertebrates. In </w:t>
      </w:r>
      <w:r w:rsidRPr="00720406">
        <w:rPr>
          <w:i/>
        </w:rPr>
        <w:t xml:space="preserve">Encyclopedia of Life Sciences </w:t>
      </w:r>
      <w:r w:rsidRPr="00720406">
        <w:t>pp. 1-7. Chichester: John Wiley &amp; Sons Ltd.</w:t>
      </w:r>
    </w:p>
    <w:p w14:paraId="10945776" w14:textId="77777777" w:rsidR="00720406" w:rsidRPr="00720406" w:rsidRDefault="00720406" w:rsidP="00720406">
      <w:pPr>
        <w:pStyle w:val="EndNoteBibliography"/>
        <w:spacing w:after="0"/>
      </w:pPr>
      <w:r w:rsidRPr="00720406">
        <w:tab/>
      </w:r>
      <w:r w:rsidRPr="00720406">
        <w:rPr>
          <w:b/>
        </w:rPr>
        <w:t>Dejours, P.</w:t>
      </w:r>
      <w:r w:rsidRPr="00720406">
        <w:t xml:space="preserve"> (1981). Principles of Camparative Respiratory Physiology. Amsterdam: Elseview-North Holland Biomedical Press.</w:t>
      </w:r>
    </w:p>
    <w:p w14:paraId="2ABB25B3" w14:textId="77777777" w:rsidR="00720406" w:rsidRPr="00720406" w:rsidRDefault="00720406" w:rsidP="00720406">
      <w:pPr>
        <w:pStyle w:val="EndNoteBibliography"/>
        <w:spacing w:after="0"/>
      </w:pPr>
      <w:r w:rsidRPr="00720406">
        <w:tab/>
      </w:r>
      <w:r w:rsidRPr="00720406">
        <w:rPr>
          <w:b/>
        </w:rPr>
        <w:t>Denoel, M., Mathieu, M. and Poncin, P.</w:t>
      </w:r>
      <w:r w:rsidRPr="00720406">
        <w:t xml:space="preserve"> (2005). Effect of water temperature on the courtship behavior of the Alpine newt </w:t>
      </w:r>
      <w:r w:rsidRPr="00720406">
        <w:rPr>
          <w:i/>
        </w:rPr>
        <w:t>Triturus alpestris</w:t>
      </w:r>
      <w:r w:rsidRPr="00720406">
        <w:t xml:space="preserve">. </w:t>
      </w:r>
      <w:r w:rsidRPr="00720406">
        <w:rPr>
          <w:i/>
        </w:rPr>
        <w:t>Behavioral Ecology and Sociobiology</w:t>
      </w:r>
      <w:r w:rsidRPr="00720406">
        <w:t xml:space="preserve"> </w:t>
      </w:r>
      <w:r w:rsidRPr="00720406">
        <w:rPr>
          <w:b/>
        </w:rPr>
        <w:t>58</w:t>
      </w:r>
      <w:r w:rsidRPr="00720406">
        <w:t>, 121-127.</w:t>
      </w:r>
    </w:p>
    <w:p w14:paraId="29CBD416" w14:textId="77777777" w:rsidR="00720406" w:rsidRPr="00720406" w:rsidRDefault="00720406" w:rsidP="00720406">
      <w:pPr>
        <w:pStyle w:val="EndNoteBibliography"/>
        <w:spacing w:after="0"/>
      </w:pPr>
      <w:r w:rsidRPr="00720406">
        <w:tab/>
      </w:r>
      <w:r w:rsidRPr="00720406">
        <w:rPr>
          <w:b/>
        </w:rPr>
        <w:t>Feder, M. E. and Burggren, W. W.</w:t>
      </w:r>
      <w:r w:rsidRPr="00720406">
        <w:t xml:space="preserve"> (1985). Cutaneous gas exchange in vertebrates: Design, patterns, control and implications. </w:t>
      </w:r>
      <w:r w:rsidRPr="00720406">
        <w:rPr>
          <w:i/>
        </w:rPr>
        <w:t>Biological Reviews</w:t>
      </w:r>
      <w:r w:rsidRPr="00720406">
        <w:t xml:space="preserve"> </w:t>
      </w:r>
      <w:r w:rsidRPr="00720406">
        <w:rPr>
          <w:b/>
        </w:rPr>
        <w:t>60</w:t>
      </w:r>
      <w:r w:rsidRPr="00720406">
        <w:t>, 1-45.</w:t>
      </w:r>
    </w:p>
    <w:p w14:paraId="311BC464" w14:textId="77777777" w:rsidR="00720406" w:rsidRPr="00720406" w:rsidRDefault="00720406" w:rsidP="00720406">
      <w:pPr>
        <w:pStyle w:val="EndNoteBibliography"/>
        <w:spacing w:after="0"/>
      </w:pPr>
      <w:r w:rsidRPr="00720406">
        <w:tab/>
      </w:r>
      <w:r w:rsidRPr="00720406">
        <w:rPr>
          <w:b/>
        </w:rPr>
        <w:t>FitzGibbon, S. I. and Franklin, C. E.</w:t>
      </w:r>
      <w:r w:rsidRPr="00720406">
        <w:t xml:space="preserve"> (2010). The importance of the cloacal bursae as the primary site of aquatic respiration in the freshwater turtle, Elseya albagula. </w:t>
      </w:r>
      <w:r w:rsidRPr="00720406">
        <w:rPr>
          <w:i/>
        </w:rPr>
        <w:t>Australian Zoologist</w:t>
      </w:r>
      <w:r w:rsidRPr="00720406">
        <w:t xml:space="preserve"> </w:t>
      </w:r>
      <w:r w:rsidRPr="00720406">
        <w:rPr>
          <w:b/>
        </w:rPr>
        <w:t>35</w:t>
      </w:r>
      <w:r w:rsidRPr="00720406">
        <w:t>, 276-282.</w:t>
      </w:r>
    </w:p>
    <w:p w14:paraId="527889FD" w14:textId="77777777" w:rsidR="00720406" w:rsidRPr="00720406" w:rsidRDefault="00720406" w:rsidP="00720406">
      <w:pPr>
        <w:pStyle w:val="EndNoteBibliography"/>
        <w:spacing w:after="0"/>
      </w:pPr>
      <w:r w:rsidRPr="00720406">
        <w:tab/>
      </w:r>
      <w:r w:rsidRPr="00720406">
        <w:rPr>
          <w:b/>
        </w:rPr>
        <w:t>Fuster, J. F., Pagés, T. and Palacios, L.</w:t>
      </w:r>
      <w:r w:rsidRPr="00720406">
        <w:t xml:space="preserve"> (1997). Effect of temperature on oxygen stores during aerobic diving in the freshwater turtle Mauremys caspica leprosa. </w:t>
      </w:r>
      <w:r w:rsidRPr="00720406">
        <w:rPr>
          <w:i/>
        </w:rPr>
        <w:t>Physiological Zoology</w:t>
      </w:r>
      <w:r w:rsidRPr="00720406">
        <w:t xml:space="preserve"> </w:t>
      </w:r>
      <w:r w:rsidRPr="00720406">
        <w:rPr>
          <w:b/>
        </w:rPr>
        <w:t>70</w:t>
      </w:r>
      <w:r w:rsidRPr="00720406">
        <w:t>, 7-18.</w:t>
      </w:r>
    </w:p>
    <w:p w14:paraId="1D756A8A" w14:textId="77777777" w:rsidR="00720406" w:rsidRPr="00720406" w:rsidRDefault="00720406" w:rsidP="00720406">
      <w:pPr>
        <w:pStyle w:val="EndNoteBibliography"/>
        <w:spacing w:after="0"/>
      </w:pPr>
      <w:r w:rsidRPr="00720406">
        <w:lastRenderedPageBreak/>
        <w:tab/>
      </w:r>
      <w:r w:rsidRPr="00720406">
        <w:rPr>
          <w:b/>
        </w:rPr>
        <w:t>Glanville, E. J. and Seebacher, F.</w:t>
      </w:r>
      <w:r w:rsidRPr="00720406">
        <w:t xml:space="preserve"> (2006). Compensation for environmental change by complementary shifts of thermal sensitivity and thermoregulatory behaviour in an ectotherm. </w:t>
      </w:r>
      <w:r w:rsidRPr="00720406">
        <w:rPr>
          <w:i/>
        </w:rPr>
        <w:t>Journal of Experimental Biology</w:t>
      </w:r>
      <w:r w:rsidRPr="00720406">
        <w:t xml:space="preserve"> </w:t>
      </w:r>
      <w:r w:rsidRPr="00720406">
        <w:rPr>
          <w:b/>
        </w:rPr>
        <w:t>209</w:t>
      </w:r>
      <w:r w:rsidRPr="00720406">
        <w:t>, 4869-4877.</w:t>
      </w:r>
    </w:p>
    <w:p w14:paraId="38000C9C" w14:textId="77777777" w:rsidR="00720406" w:rsidRPr="00720406" w:rsidRDefault="00720406" w:rsidP="00720406">
      <w:pPr>
        <w:pStyle w:val="EndNoteBibliography"/>
        <w:spacing w:after="0"/>
      </w:pPr>
      <w:r w:rsidRPr="00720406">
        <w:tab/>
      </w:r>
      <w:r w:rsidRPr="00720406">
        <w:rPr>
          <w:b/>
        </w:rPr>
        <w:t>Gordos, M. and Franklin, C. E.</w:t>
      </w:r>
      <w:r w:rsidRPr="00720406">
        <w:t xml:space="preserve"> (2002). Diving behaviour of two Australian bimodally respiring turtles, Rheodytes leukops and Emydura macquarii, in a natural setting. </w:t>
      </w:r>
      <w:r w:rsidRPr="00720406">
        <w:rPr>
          <w:i/>
        </w:rPr>
        <w:t>Journal of Zoology</w:t>
      </w:r>
      <w:r w:rsidRPr="00720406">
        <w:t xml:space="preserve"> </w:t>
      </w:r>
      <w:r w:rsidRPr="00720406">
        <w:rPr>
          <w:b/>
        </w:rPr>
        <w:t>258</w:t>
      </w:r>
      <w:r w:rsidRPr="00720406">
        <w:t>, 335-342.</w:t>
      </w:r>
    </w:p>
    <w:p w14:paraId="51F56B01" w14:textId="77777777" w:rsidR="00720406" w:rsidRPr="00720406" w:rsidRDefault="00720406" w:rsidP="00720406">
      <w:pPr>
        <w:pStyle w:val="EndNoteBibliography"/>
        <w:spacing w:after="0"/>
      </w:pPr>
      <w:r w:rsidRPr="00720406">
        <w:tab/>
      </w:r>
      <w:r w:rsidRPr="00720406">
        <w:rPr>
          <w:b/>
        </w:rPr>
        <w:t>Gordos, M. A., Franklin, C. E. and Limpus, C. J.</w:t>
      </w:r>
      <w:r w:rsidRPr="00720406">
        <w:t xml:space="preserve"> (2003). Seasonal changes in the diel surfacing behaviour of the bimodally respiring turtle Rheodytes leukops. </w:t>
      </w:r>
      <w:r w:rsidRPr="00720406">
        <w:rPr>
          <w:i/>
        </w:rPr>
        <w:t>Canadian Journal of Zoology-Revue Canadienne De Zoologie</w:t>
      </w:r>
      <w:r w:rsidRPr="00720406">
        <w:t xml:space="preserve"> </w:t>
      </w:r>
      <w:r w:rsidRPr="00720406">
        <w:rPr>
          <w:b/>
        </w:rPr>
        <w:t>81</w:t>
      </w:r>
      <w:r w:rsidRPr="00720406">
        <w:t>, 1614-1622.</w:t>
      </w:r>
    </w:p>
    <w:p w14:paraId="3C5535DD" w14:textId="77777777" w:rsidR="00720406" w:rsidRPr="00720406" w:rsidRDefault="00720406" w:rsidP="00720406">
      <w:pPr>
        <w:pStyle w:val="EndNoteBibliography"/>
        <w:spacing w:after="0"/>
      </w:pPr>
      <w:r w:rsidRPr="00720406">
        <w:tab/>
      </w:r>
      <w:r w:rsidRPr="00720406">
        <w:rPr>
          <w:b/>
        </w:rPr>
        <w:t>Grigg, G. C. and Kirshner, D.</w:t>
      </w:r>
      <w:r w:rsidRPr="00720406">
        <w:t xml:space="preserve"> (2015). Biology and evolution of crocodylians. . Clayton South, Australia: CSIRO Publishing.</w:t>
      </w:r>
    </w:p>
    <w:p w14:paraId="376D8CD4" w14:textId="77777777" w:rsidR="00720406" w:rsidRPr="00720406" w:rsidRDefault="00720406" w:rsidP="00720406">
      <w:pPr>
        <w:pStyle w:val="EndNoteBibliography"/>
        <w:spacing w:after="0"/>
      </w:pPr>
      <w:r w:rsidRPr="00720406">
        <w:tab/>
      </w:r>
      <w:r w:rsidRPr="00720406">
        <w:rPr>
          <w:b/>
        </w:rPr>
        <w:t>Hadfield, J. D.</w:t>
      </w:r>
      <w:r w:rsidRPr="00720406">
        <w:t xml:space="preserve"> (2010). MCMC Methods for Multi-Response Generalized Linear Mixed Models: The MCMCglmm R Package. </w:t>
      </w:r>
      <w:r w:rsidRPr="00720406">
        <w:rPr>
          <w:i/>
        </w:rPr>
        <w:t>Journal of Statistical Software</w:t>
      </w:r>
      <w:r w:rsidRPr="00720406">
        <w:t xml:space="preserve"> </w:t>
      </w:r>
      <w:r w:rsidRPr="00720406">
        <w:rPr>
          <w:b/>
        </w:rPr>
        <w:t>33</w:t>
      </w:r>
      <w:r w:rsidRPr="00720406">
        <w:t>, 1-22.</w:t>
      </w:r>
    </w:p>
    <w:p w14:paraId="6F815FE8" w14:textId="77777777" w:rsidR="00720406" w:rsidRPr="00720406" w:rsidRDefault="00720406" w:rsidP="00720406">
      <w:pPr>
        <w:pStyle w:val="EndNoteBibliography"/>
        <w:spacing w:after="0"/>
      </w:pPr>
      <w:r w:rsidRPr="00720406">
        <w:tab/>
      </w:r>
      <w:r w:rsidRPr="00720406">
        <w:rPr>
          <w:b/>
        </w:rPr>
        <w:t>Hansen, T. F., Carter, A. J. R. and Pélabon, C.</w:t>
      </w:r>
      <w:r w:rsidRPr="00720406">
        <w:t xml:space="preserve"> (2006). On adaptive accuracy and precision in natural populations. </w:t>
      </w:r>
      <w:r w:rsidRPr="00720406">
        <w:rPr>
          <w:i/>
        </w:rPr>
        <w:t>The American Naturalist</w:t>
      </w:r>
      <w:r w:rsidRPr="00720406">
        <w:t xml:space="preserve"> </w:t>
      </w:r>
      <w:r w:rsidRPr="00720406">
        <w:rPr>
          <w:b/>
        </w:rPr>
        <w:t>168</w:t>
      </w:r>
      <w:r w:rsidRPr="00720406">
        <w:t>, 168-181.</w:t>
      </w:r>
    </w:p>
    <w:p w14:paraId="762EA4AC" w14:textId="77777777" w:rsidR="00720406" w:rsidRPr="00720406" w:rsidRDefault="00720406" w:rsidP="00720406">
      <w:pPr>
        <w:pStyle w:val="EndNoteBibliography"/>
        <w:spacing w:after="0"/>
      </w:pPr>
      <w:r w:rsidRPr="00720406">
        <w:tab/>
      </w:r>
      <w:r w:rsidRPr="00720406">
        <w:rPr>
          <w:b/>
        </w:rPr>
        <w:t>Hayward, A., Pajuelo, M., Haase, C. G., Anderson, D. M. and Gillooly, J. F.</w:t>
      </w:r>
      <w:r w:rsidRPr="00720406">
        <w:t xml:space="preserve"> (2016). Common metabolic constraints on dive duration in endothermic and ectothermic vertebrates. </w:t>
      </w:r>
      <w:r w:rsidRPr="00720406">
        <w:rPr>
          <w:i/>
        </w:rPr>
        <w:t>Peerj</w:t>
      </w:r>
      <w:r w:rsidRPr="00720406">
        <w:t xml:space="preserve"> </w:t>
      </w:r>
      <w:r w:rsidRPr="00720406">
        <w:rPr>
          <w:b/>
        </w:rPr>
        <w:t>4</w:t>
      </w:r>
      <w:r w:rsidRPr="00720406">
        <w:t>, 9.</w:t>
      </w:r>
    </w:p>
    <w:p w14:paraId="135F5C5A" w14:textId="77777777" w:rsidR="00720406" w:rsidRPr="00720406" w:rsidRDefault="00720406" w:rsidP="00720406">
      <w:pPr>
        <w:pStyle w:val="EndNoteBibliography"/>
        <w:spacing w:after="0"/>
      </w:pPr>
      <w:r w:rsidRPr="00720406">
        <w:tab/>
      </w:r>
      <w:r w:rsidRPr="00720406">
        <w:rPr>
          <w:b/>
        </w:rPr>
        <w:t>Hedges, S. B., Dudley, J. and Kumar, S.</w:t>
      </w:r>
      <w:r w:rsidRPr="00720406">
        <w:t xml:space="preserve"> (2006). TimeTree: A public knowledge-base of divergence times among organisms. </w:t>
      </w:r>
      <w:r w:rsidRPr="00720406">
        <w:rPr>
          <w:i/>
        </w:rPr>
        <w:t>Bioinformatics</w:t>
      </w:r>
      <w:r w:rsidRPr="00720406">
        <w:t xml:space="preserve"> </w:t>
      </w:r>
      <w:r w:rsidRPr="00720406">
        <w:rPr>
          <w:b/>
        </w:rPr>
        <w:t>22</w:t>
      </w:r>
      <w:r w:rsidRPr="00720406">
        <w:t>, 2971-2972.</w:t>
      </w:r>
    </w:p>
    <w:p w14:paraId="19C3DBAA" w14:textId="77777777" w:rsidR="00720406" w:rsidRPr="00720406" w:rsidRDefault="00720406" w:rsidP="00720406">
      <w:pPr>
        <w:pStyle w:val="EndNoteBibliography"/>
        <w:spacing w:after="0"/>
      </w:pPr>
      <w:r w:rsidRPr="00720406">
        <w:tab/>
      </w:r>
      <w:r w:rsidRPr="00720406">
        <w:rPr>
          <w:b/>
        </w:rPr>
        <w:t>Heithaus, M. R. and Dill, L. M.</w:t>
      </w:r>
      <w:r w:rsidRPr="00720406">
        <w:t xml:space="preserve"> (2002). Food availability and predation risk influence bottlenose dolphin habitat use. </w:t>
      </w:r>
      <w:r w:rsidRPr="00720406">
        <w:rPr>
          <w:i/>
        </w:rPr>
        <w:t>Ecology</w:t>
      </w:r>
      <w:r w:rsidRPr="00720406">
        <w:t xml:space="preserve"> </w:t>
      </w:r>
      <w:r w:rsidRPr="00720406">
        <w:rPr>
          <w:b/>
        </w:rPr>
        <w:t>83</w:t>
      </w:r>
      <w:r w:rsidRPr="00720406">
        <w:t>, 480-491.</w:t>
      </w:r>
    </w:p>
    <w:p w14:paraId="38B89BCA" w14:textId="77777777" w:rsidR="00720406" w:rsidRPr="00720406" w:rsidRDefault="00720406" w:rsidP="00720406">
      <w:pPr>
        <w:pStyle w:val="EndNoteBibliography"/>
        <w:spacing w:after="0"/>
      </w:pPr>
      <w:r w:rsidRPr="00720406">
        <w:tab/>
      </w:r>
      <w:r w:rsidRPr="00720406">
        <w:rPr>
          <w:b/>
        </w:rPr>
        <w:t>Heithaus, M. R. and Dill, L. M.</w:t>
      </w:r>
      <w:r w:rsidRPr="00720406">
        <w:t xml:space="preserve"> (2003). Optimal diving under the risk of predation. </w:t>
      </w:r>
      <w:r w:rsidRPr="00720406">
        <w:rPr>
          <w:i/>
        </w:rPr>
        <w:t>Journal of Theoretical Biology</w:t>
      </w:r>
      <w:r w:rsidRPr="00720406">
        <w:t xml:space="preserve"> </w:t>
      </w:r>
      <w:r w:rsidRPr="00720406">
        <w:rPr>
          <w:b/>
        </w:rPr>
        <w:t>223</w:t>
      </w:r>
      <w:r w:rsidRPr="00720406">
        <w:t>, 79-92.</w:t>
      </w:r>
    </w:p>
    <w:p w14:paraId="56E2E796" w14:textId="77777777" w:rsidR="00720406" w:rsidRPr="00720406" w:rsidRDefault="00720406" w:rsidP="00720406">
      <w:pPr>
        <w:pStyle w:val="EndNoteBibliography"/>
        <w:spacing w:after="0"/>
      </w:pPr>
      <w:r w:rsidRPr="00720406">
        <w:tab/>
      </w:r>
      <w:r w:rsidRPr="00720406">
        <w:rPr>
          <w:b/>
        </w:rPr>
        <w:t>Heithaus, M. R., Dill, L. M., Marshall, G. J. and Buhleier, B. M.</w:t>
      </w:r>
      <w:r w:rsidRPr="00720406">
        <w:t xml:space="preserve"> (2002). Habitat use and foraging behavior of tiger sharks (Galeocerdo cuvier) in a seagrass ecosystem. </w:t>
      </w:r>
      <w:r w:rsidRPr="00720406">
        <w:rPr>
          <w:i/>
        </w:rPr>
        <w:t>Marine Biology</w:t>
      </w:r>
      <w:r w:rsidRPr="00720406">
        <w:t xml:space="preserve"> </w:t>
      </w:r>
      <w:r w:rsidRPr="00720406">
        <w:rPr>
          <w:b/>
        </w:rPr>
        <w:t>140</w:t>
      </w:r>
      <w:r w:rsidRPr="00720406">
        <w:t>, 237-248.</w:t>
      </w:r>
    </w:p>
    <w:p w14:paraId="336A41B8" w14:textId="77777777" w:rsidR="00720406" w:rsidRPr="00720406" w:rsidRDefault="00720406" w:rsidP="00720406">
      <w:pPr>
        <w:pStyle w:val="EndNoteBibliography"/>
        <w:spacing w:after="0"/>
      </w:pPr>
      <w:r w:rsidRPr="00720406">
        <w:tab/>
      </w:r>
      <w:r w:rsidRPr="00720406">
        <w:rPr>
          <w:b/>
        </w:rPr>
        <w:t>Hobday, A. J. and Lough, J. M.</w:t>
      </w:r>
      <w:r w:rsidRPr="00720406">
        <w:t xml:space="preserve"> (2011). Projected climate change in Australian marine and freshwater environments. </w:t>
      </w:r>
      <w:r w:rsidRPr="00720406">
        <w:rPr>
          <w:i/>
        </w:rPr>
        <w:t>Marine and Freshwater Research</w:t>
      </w:r>
      <w:r w:rsidRPr="00720406">
        <w:t xml:space="preserve"> </w:t>
      </w:r>
      <w:r w:rsidRPr="00720406">
        <w:rPr>
          <w:b/>
        </w:rPr>
        <w:t>62</w:t>
      </w:r>
      <w:r w:rsidRPr="00720406">
        <w:t>, 1000-1014.</w:t>
      </w:r>
    </w:p>
    <w:p w14:paraId="5C7307B1" w14:textId="77777777" w:rsidR="00720406" w:rsidRPr="00720406" w:rsidRDefault="00720406" w:rsidP="00720406">
      <w:pPr>
        <w:pStyle w:val="EndNoteBibliography"/>
        <w:spacing w:after="0"/>
      </w:pPr>
      <w:r w:rsidRPr="00720406">
        <w:tab/>
      </w:r>
      <w:r w:rsidRPr="00720406">
        <w:rPr>
          <w:b/>
        </w:rPr>
        <w:t>Hughes, T. P., Kerry, J. T., Álvarez-Noriega, M., Álvarez-Romero, J. G., Anderson, K. D., Baird, A. H., Babcock, R. C., Beger, M., Bellwood, D. R., Berkelmans, R. et al.</w:t>
      </w:r>
      <w:r w:rsidRPr="00720406">
        <w:t xml:space="preserve"> (2017). Global warming and recurrent mass bleaching of corals. </w:t>
      </w:r>
      <w:r w:rsidRPr="00720406">
        <w:rPr>
          <w:i/>
        </w:rPr>
        <w:t>Nature</w:t>
      </w:r>
      <w:r w:rsidRPr="00720406">
        <w:t xml:space="preserve"> </w:t>
      </w:r>
      <w:r w:rsidRPr="00720406">
        <w:rPr>
          <w:b/>
        </w:rPr>
        <w:t>543</w:t>
      </w:r>
      <w:r w:rsidRPr="00720406">
        <w:t>, 373-377.</w:t>
      </w:r>
    </w:p>
    <w:p w14:paraId="3E689635" w14:textId="77777777" w:rsidR="00720406" w:rsidRPr="00720406" w:rsidRDefault="00720406" w:rsidP="00720406">
      <w:pPr>
        <w:pStyle w:val="EndNoteBibliography"/>
        <w:spacing w:after="0"/>
      </w:pPr>
      <w:r w:rsidRPr="00720406">
        <w:tab/>
      </w:r>
      <w:r w:rsidRPr="00720406">
        <w:rPr>
          <w:b/>
        </w:rPr>
        <w:t>Ioannidis, J. P. A.</w:t>
      </w:r>
      <w:r w:rsidRPr="00720406">
        <w:t xml:space="preserve"> (2008). Why most discovered true associations are inflated. </w:t>
      </w:r>
      <w:r w:rsidRPr="00720406">
        <w:rPr>
          <w:i/>
        </w:rPr>
        <w:t>Epidemiology</w:t>
      </w:r>
      <w:r w:rsidRPr="00720406">
        <w:t xml:space="preserve"> </w:t>
      </w:r>
      <w:r w:rsidRPr="00720406">
        <w:rPr>
          <w:b/>
        </w:rPr>
        <w:t>19</w:t>
      </w:r>
      <w:r w:rsidRPr="00720406">
        <w:t>, 640-648.</w:t>
      </w:r>
    </w:p>
    <w:p w14:paraId="2A53BB9B" w14:textId="77777777" w:rsidR="00720406" w:rsidRPr="00720406" w:rsidRDefault="00720406" w:rsidP="00720406">
      <w:pPr>
        <w:pStyle w:val="EndNoteBibliography"/>
        <w:spacing w:after="0"/>
      </w:pPr>
      <w:r w:rsidRPr="00720406">
        <w:tab/>
      </w:r>
      <w:r w:rsidRPr="00720406">
        <w:rPr>
          <w:b/>
        </w:rPr>
        <w:t>Jackson, D. C.</w:t>
      </w:r>
      <w:r w:rsidRPr="00720406">
        <w:t xml:space="preserve"> (2007). Temperature and hypoxia in ectothermic tetrapods. </w:t>
      </w:r>
      <w:r w:rsidRPr="00720406">
        <w:rPr>
          <w:i/>
        </w:rPr>
        <w:t>Journal of Thermal Biology</w:t>
      </w:r>
      <w:r w:rsidRPr="00720406">
        <w:t xml:space="preserve"> </w:t>
      </w:r>
      <w:r w:rsidRPr="00720406">
        <w:rPr>
          <w:b/>
        </w:rPr>
        <w:t>32</w:t>
      </w:r>
      <w:r w:rsidRPr="00720406">
        <w:t>, 125-133.</w:t>
      </w:r>
    </w:p>
    <w:p w14:paraId="61605817" w14:textId="77777777" w:rsidR="00720406" w:rsidRPr="00720406" w:rsidRDefault="00720406" w:rsidP="00720406">
      <w:pPr>
        <w:pStyle w:val="EndNoteBibliography"/>
        <w:spacing w:after="0"/>
      </w:pPr>
      <w:r w:rsidRPr="00720406">
        <w:tab/>
      </w:r>
      <w:r w:rsidRPr="00720406">
        <w:rPr>
          <w:b/>
        </w:rPr>
        <w:t>Kawecki, T. J.</w:t>
      </w:r>
      <w:r w:rsidRPr="00720406">
        <w:t xml:space="preserve"> (2000). The evolution of canalization under fluctuating selection. </w:t>
      </w:r>
      <w:r w:rsidRPr="00720406">
        <w:rPr>
          <w:i/>
        </w:rPr>
        <w:t>Evolution</w:t>
      </w:r>
      <w:r w:rsidRPr="00720406">
        <w:t xml:space="preserve"> </w:t>
      </w:r>
      <w:r w:rsidRPr="00720406">
        <w:rPr>
          <w:b/>
        </w:rPr>
        <w:t>54</w:t>
      </w:r>
      <w:r w:rsidRPr="00720406">
        <w:t>, 1-12.</w:t>
      </w:r>
    </w:p>
    <w:p w14:paraId="4D9B8339" w14:textId="77777777" w:rsidR="00720406" w:rsidRPr="00720406" w:rsidRDefault="00720406" w:rsidP="00720406">
      <w:pPr>
        <w:pStyle w:val="EndNoteBibliography"/>
        <w:spacing w:after="0"/>
      </w:pPr>
      <w:r w:rsidRPr="00720406">
        <w:tab/>
      </w:r>
      <w:r w:rsidRPr="00720406">
        <w:rPr>
          <w:b/>
        </w:rPr>
        <w:t>Keen, A. N., Jordan, M. K., Holly, S. A. and Gillis, T. E.</w:t>
      </w:r>
      <w:r w:rsidRPr="00720406">
        <w:t xml:space="preserve"> (2017). Temperature-induced cardiac remodelling in fish. </w:t>
      </w:r>
      <w:r w:rsidRPr="00720406">
        <w:rPr>
          <w:i/>
        </w:rPr>
        <w:t>Journal of Experimental Biology</w:t>
      </w:r>
      <w:r w:rsidRPr="00720406">
        <w:t xml:space="preserve"> </w:t>
      </w:r>
      <w:r w:rsidRPr="00720406">
        <w:rPr>
          <w:b/>
        </w:rPr>
        <w:t>220</w:t>
      </w:r>
      <w:r w:rsidRPr="00720406">
        <w:t>, 147-160.</w:t>
      </w:r>
    </w:p>
    <w:p w14:paraId="18795397" w14:textId="77777777" w:rsidR="00720406" w:rsidRPr="00720406" w:rsidRDefault="00720406" w:rsidP="00720406">
      <w:pPr>
        <w:pStyle w:val="EndNoteBibliography"/>
        <w:spacing w:after="0"/>
      </w:pPr>
      <w:r w:rsidRPr="00720406">
        <w:tab/>
      </w:r>
      <w:r w:rsidRPr="00720406">
        <w:rPr>
          <w:b/>
        </w:rPr>
        <w:t>Kleiber, M.</w:t>
      </w:r>
      <w:r w:rsidRPr="00720406">
        <w:t xml:space="preserve"> (1932). Body size and metabolism. </w:t>
      </w:r>
      <w:r w:rsidRPr="00720406">
        <w:rPr>
          <w:i/>
        </w:rPr>
        <w:t>Hilgardia</w:t>
      </w:r>
      <w:r w:rsidRPr="00720406">
        <w:t xml:space="preserve"> </w:t>
      </w:r>
      <w:r w:rsidRPr="00720406">
        <w:rPr>
          <w:b/>
        </w:rPr>
        <w:t>6</w:t>
      </w:r>
      <w:r w:rsidRPr="00720406">
        <w:t>, 315-353.</w:t>
      </w:r>
    </w:p>
    <w:p w14:paraId="160F855E" w14:textId="77777777" w:rsidR="00720406" w:rsidRPr="00720406" w:rsidRDefault="00720406" w:rsidP="00720406">
      <w:pPr>
        <w:pStyle w:val="EndNoteBibliography"/>
        <w:spacing w:after="0"/>
      </w:pPr>
      <w:r w:rsidRPr="00720406">
        <w:tab/>
      </w:r>
      <w:r w:rsidRPr="00720406">
        <w:rPr>
          <w:b/>
        </w:rPr>
        <w:t>Lajeunesse, M. J.</w:t>
      </w:r>
      <w:r w:rsidRPr="00720406">
        <w:t xml:space="preserve"> (2011). On the meta-analysis of response ratios for studies with correlatedand multi-group designs. </w:t>
      </w:r>
      <w:r w:rsidRPr="00720406">
        <w:rPr>
          <w:i/>
        </w:rPr>
        <w:t>Ecology</w:t>
      </w:r>
      <w:r w:rsidRPr="00720406">
        <w:t xml:space="preserve"> </w:t>
      </w:r>
      <w:r w:rsidRPr="00720406">
        <w:rPr>
          <w:b/>
        </w:rPr>
        <w:t>92</w:t>
      </w:r>
      <w:r w:rsidRPr="00720406">
        <w:t>, 2049-2055.</w:t>
      </w:r>
    </w:p>
    <w:p w14:paraId="6F304824" w14:textId="77777777" w:rsidR="00720406" w:rsidRPr="00720406" w:rsidRDefault="00720406" w:rsidP="00720406">
      <w:pPr>
        <w:pStyle w:val="EndNoteBibliography"/>
        <w:spacing w:after="0"/>
      </w:pPr>
      <w:r w:rsidRPr="00720406">
        <w:tab/>
      </w:r>
      <w:r w:rsidRPr="00720406">
        <w:rPr>
          <w:b/>
        </w:rPr>
        <w:t>Lajeunesse, M. J.</w:t>
      </w:r>
      <w:r w:rsidRPr="00720406">
        <w:t xml:space="preserve"> (2015). Bias and correction for the log-response ratio in ecological meta-analysis. </w:t>
      </w:r>
      <w:r w:rsidRPr="00720406">
        <w:rPr>
          <w:i/>
        </w:rPr>
        <w:t>Ecology</w:t>
      </w:r>
      <w:r w:rsidRPr="00720406">
        <w:t xml:space="preserve"> </w:t>
      </w:r>
      <w:r w:rsidRPr="00720406">
        <w:rPr>
          <w:b/>
        </w:rPr>
        <w:t>96</w:t>
      </w:r>
      <w:r w:rsidRPr="00720406">
        <w:t>, 2056-2063.</w:t>
      </w:r>
    </w:p>
    <w:p w14:paraId="0EA8D175" w14:textId="77777777" w:rsidR="00720406" w:rsidRPr="00720406" w:rsidRDefault="00720406" w:rsidP="00720406">
      <w:pPr>
        <w:pStyle w:val="EndNoteBibliography"/>
        <w:spacing w:after="0"/>
      </w:pPr>
      <w:r w:rsidRPr="00720406">
        <w:tab/>
      </w:r>
      <w:r w:rsidRPr="00720406">
        <w:rPr>
          <w:b/>
        </w:rPr>
        <w:t>Leblanc, M., Tweed, S., Van Dijk, A. and Timbal, B.</w:t>
      </w:r>
      <w:r w:rsidRPr="00720406">
        <w:t xml:space="preserve"> (2012). A review of historic and future hydrological changes in the Murray-Darling Basin. </w:t>
      </w:r>
      <w:r w:rsidRPr="00720406">
        <w:rPr>
          <w:i/>
        </w:rPr>
        <w:t>Global and Planetary Change</w:t>
      </w:r>
      <w:r w:rsidRPr="00720406">
        <w:t xml:space="preserve"> </w:t>
      </w:r>
      <w:r w:rsidRPr="00720406">
        <w:rPr>
          <w:b/>
        </w:rPr>
        <w:t>80</w:t>
      </w:r>
      <w:r w:rsidRPr="00720406">
        <w:t>, 226-246.</w:t>
      </w:r>
    </w:p>
    <w:p w14:paraId="1EDD0FDE" w14:textId="77777777" w:rsidR="00720406" w:rsidRPr="00720406" w:rsidRDefault="00720406" w:rsidP="00720406">
      <w:pPr>
        <w:pStyle w:val="EndNoteBibliography"/>
        <w:spacing w:after="0"/>
      </w:pPr>
      <w:r w:rsidRPr="00720406">
        <w:lastRenderedPageBreak/>
        <w:tab/>
      </w:r>
      <w:r w:rsidRPr="00720406">
        <w:rPr>
          <w:b/>
        </w:rPr>
        <w:t>Lillywhite, H. B. and Donald, J. A.</w:t>
      </w:r>
      <w:r w:rsidRPr="00720406">
        <w:t xml:space="preserve"> (1989). Pulmonary blood flow regulation in an aquatic snake. </w:t>
      </w:r>
      <w:r w:rsidRPr="00720406">
        <w:rPr>
          <w:i/>
        </w:rPr>
        <w:t>Science</w:t>
      </w:r>
      <w:r w:rsidRPr="00720406">
        <w:t xml:space="preserve"> </w:t>
      </w:r>
      <w:r w:rsidRPr="00720406">
        <w:rPr>
          <w:b/>
        </w:rPr>
        <w:t>245</w:t>
      </w:r>
      <w:r w:rsidRPr="00720406">
        <w:t>, 293-295.</w:t>
      </w:r>
    </w:p>
    <w:p w14:paraId="6FEA88C4" w14:textId="77777777" w:rsidR="00720406" w:rsidRPr="00720406" w:rsidRDefault="00720406" w:rsidP="00720406">
      <w:pPr>
        <w:pStyle w:val="EndNoteBibliography"/>
        <w:spacing w:after="0"/>
      </w:pPr>
      <w:r w:rsidRPr="00720406">
        <w:tab/>
      </w:r>
      <w:r w:rsidRPr="00720406">
        <w:rPr>
          <w:b/>
        </w:rPr>
        <w:t>Maina, J. N.</w:t>
      </w:r>
      <w:r w:rsidRPr="00720406">
        <w:t xml:space="preserve"> (2002). Structure, function and evolution of the gas exchangers: comparative perspectives. </w:t>
      </w:r>
      <w:r w:rsidRPr="00720406">
        <w:rPr>
          <w:i/>
        </w:rPr>
        <w:t>Journal of Anatomy</w:t>
      </w:r>
      <w:r w:rsidRPr="00720406">
        <w:t xml:space="preserve"> </w:t>
      </w:r>
      <w:r w:rsidRPr="00720406">
        <w:rPr>
          <w:b/>
        </w:rPr>
        <w:t>201</w:t>
      </w:r>
      <w:r w:rsidRPr="00720406">
        <w:t>, 281-304.</w:t>
      </w:r>
    </w:p>
    <w:p w14:paraId="683AAC8A" w14:textId="77777777" w:rsidR="00720406" w:rsidRPr="00720406" w:rsidRDefault="00720406" w:rsidP="00720406">
      <w:pPr>
        <w:pStyle w:val="EndNoteBibliography"/>
        <w:spacing w:after="0"/>
      </w:pPr>
      <w:r w:rsidRPr="00720406">
        <w:tab/>
      </w:r>
      <w:r w:rsidRPr="00720406">
        <w:rPr>
          <w:b/>
        </w:rPr>
        <w:t>Mathie, N. J. and Franklin, C. E.</w:t>
      </w:r>
      <w:r w:rsidRPr="00720406">
        <w:t xml:space="preserve"> (2006). The influence of body size on the diving behaviour and physiology of the bimodally respiring turtle, Elseya albagula. </w:t>
      </w:r>
      <w:r w:rsidRPr="00720406">
        <w:rPr>
          <w:i/>
        </w:rPr>
        <w:t>Journal of Comparative Physiology B-Biochemical Systemic and Environmental Physiology</w:t>
      </w:r>
      <w:r w:rsidRPr="00720406">
        <w:t xml:space="preserve"> </w:t>
      </w:r>
      <w:r w:rsidRPr="00720406">
        <w:rPr>
          <w:b/>
        </w:rPr>
        <w:t>176</w:t>
      </w:r>
      <w:r w:rsidRPr="00720406">
        <w:t>, 739-747.</w:t>
      </w:r>
    </w:p>
    <w:p w14:paraId="5F34D66B" w14:textId="77777777" w:rsidR="00720406" w:rsidRPr="00720406" w:rsidRDefault="00720406" w:rsidP="00720406">
      <w:pPr>
        <w:pStyle w:val="EndNoteBibliography"/>
        <w:spacing w:after="0"/>
      </w:pPr>
      <w:r w:rsidRPr="00720406">
        <w:tab/>
      </w:r>
      <w:r w:rsidRPr="00720406">
        <w:rPr>
          <w:b/>
        </w:rPr>
        <w:t>Nakagawa, S., Lagisz, M., O'Dea, R. E., Ruthsatz, K., Yang, J., Noble, D. W. A. and Senior, A. M.</w:t>
      </w:r>
      <w:r w:rsidRPr="00720406">
        <w:t xml:space="preserve"> (2020). The Orchard Plot: Cultivating Forest Plots for Use in Ecology, Evolution and Beyond. </w:t>
      </w:r>
      <w:r w:rsidRPr="00720406">
        <w:rPr>
          <w:i/>
        </w:rPr>
        <w:t>Research Synthesis Methods</w:t>
      </w:r>
      <w:r w:rsidRPr="00720406">
        <w:t xml:space="preserve"> </w:t>
      </w:r>
      <w:r w:rsidRPr="00720406">
        <w:rPr>
          <w:b/>
        </w:rPr>
        <w:t>in press</w:t>
      </w:r>
      <w:r w:rsidRPr="00720406">
        <w:t>.</w:t>
      </w:r>
    </w:p>
    <w:p w14:paraId="60B484C7" w14:textId="77777777" w:rsidR="00720406" w:rsidRPr="00720406" w:rsidRDefault="00720406" w:rsidP="00720406">
      <w:pPr>
        <w:pStyle w:val="EndNoteBibliography"/>
        <w:spacing w:after="0"/>
      </w:pPr>
      <w:r w:rsidRPr="00720406">
        <w:tab/>
      </w:r>
      <w:r w:rsidRPr="00720406">
        <w:rPr>
          <w:b/>
        </w:rPr>
        <w:t>Nakagawa, S., Poulin, R., Mengersen, K., Reinhold, K., Engqvist, L., Lagisz, M. and Senior, A. M.</w:t>
      </w:r>
      <w:r w:rsidRPr="00720406">
        <w:t xml:space="preserve"> (2015). Meta-analysis of variation: Ecological and evolutionary applications and beyond. </w:t>
      </w:r>
      <w:r w:rsidRPr="00720406">
        <w:rPr>
          <w:i/>
        </w:rPr>
        <w:t>Methods in Ecology and Evolution</w:t>
      </w:r>
      <w:r w:rsidRPr="00720406">
        <w:t xml:space="preserve"> </w:t>
      </w:r>
      <w:r w:rsidRPr="00720406">
        <w:rPr>
          <w:b/>
        </w:rPr>
        <w:t>6</w:t>
      </w:r>
      <w:r w:rsidRPr="00720406">
        <w:t>, 143-152.</w:t>
      </w:r>
    </w:p>
    <w:p w14:paraId="01944423" w14:textId="77777777" w:rsidR="00720406" w:rsidRPr="00720406" w:rsidRDefault="00720406" w:rsidP="00720406">
      <w:pPr>
        <w:pStyle w:val="EndNoteBibliography"/>
        <w:spacing w:after="0"/>
      </w:pPr>
      <w:r w:rsidRPr="00720406">
        <w:tab/>
      </w:r>
      <w:r w:rsidRPr="00720406">
        <w:rPr>
          <w:b/>
        </w:rPr>
        <w:t>Nakagawa, S. and Santos, E. S. A.</w:t>
      </w:r>
      <w:r w:rsidRPr="00720406">
        <w:t xml:space="preserve"> (2012). Methodological issues and advances in biological meta-analysis. </w:t>
      </w:r>
      <w:r w:rsidRPr="00720406">
        <w:rPr>
          <w:i/>
        </w:rPr>
        <w:t>Evolutionary Ecology</w:t>
      </w:r>
      <w:r w:rsidRPr="00720406">
        <w:t xml:space="preserve"> </w:t>
      </w:r>
      <w:r w:rsidRPr="00720406">
        <w:rPr>
          <w:b/>
        </w:rPr>
        <w:t>26</w:t>
      </w:r>
      <w:r w:rsidRPr="00720406">
        <w:t>, 1253-1274.</w:t>
      </w:r>
    </w:p>
    <w:p w14:paraId="24D14313" w14:textId="77777777" w:rsidR="00720406" w:rsidRPr="00720406" w:rsidRDefault="00720406" w:rsidP="00720406">
      <w:pPr>
        <w:pStyle w:val="EndNoteBibliography"/>
        <w:spacing w:after="0"/>
      </w:pPr>
      <w:r w:rsidRPr="00720406">
        <w:tab/>
      </w:r>
      <w:r w:rsidRPr="00720406">
        <w:rPr>
          <w:b/>
        </w:rPr>
        <w:t>Noble, D. W. A., Lagisz, M., O'Dea, R. E. and Nakagawa, S.</w:t>
      </w:r>
      <w:r w:rsidRPr="00720406">
        <w:t xml:space="preserve"> (2017). Nonindependence and sensitivity analyses in ecological and evolutionary meta‐analyses. </w:t>
      </w:r>
      <w:r w:rsidRPr="00720406">
        <w:rPr>
          <w:i/>
        </w:rPr>
        <w:t>Molecular Ecology</w:t>
      </w:r>
      <w:r w:rsidRPr="00720406">
        <w:t xml:space="preserve"> </w:t>
      </w:r>
      <w:r w:rsidRPr="00720406">
        <w:rPr>
          <w:b/>
        </w:rPr>
        <w:t>26</w:t>
      </w:r>
      <w:r w:rsidRPr="00720406">
        <w:t>, 2410-2425.</w:t>
      </w:r>
    </w:p>
    <w:p w14:paraId="6AA8CFC9" w14:textId="77777777" w:rsidR="00720406" w:rsidRPr="00720406" w:rsidRDefault="00720406" w:rsidP="00720406">
      <w:pPr>
        <w:pStyle w:val="EndNoteBibliography"/>
        <w:spacing w:after="0"/>
      </w:pPr>
      <w:r w:rsidRPr="00720406">
        <w:tab/>
      </w:r>
      <w:r w:rsidRPr="00720406">
        <w:rPr>
          <w:b/>
        </w:rPr>
        <w:t>O'Dea, R. E., Lagisz, M., Hendry, A. P. and Nakagawa, S.</w:t>
      </w:r>
      <w:r w:rsidRPr="00720406">
        <w:t xml:space="preserve"> (2018). Developmental temperature affects phenotypic means and variability: A meta‐analysis of fish data. </w:t>
      </w:r>
      <w:r w:rsidRPr="00720406">
        <w:rPr>
          <w:i/>
        </w:rPr>
        <w:t>Fish and Fisheries</w:t>
      </w:r>
      <w:r w:rsidRPr="00720406">
        <w:t xml:space="preserve"> </w:t>
      </w:r>
      <w:r w:rsidRPr="00720406">
        <w:rPr>
          <w:b/>
        </w:rPr>
        <w:t>20</w:t>
      </w:r>
      <w:r w:rsidRPr="00720406">
        <w:t>, 1005-1022.</w:t>
      </w:r>
    </w:p>
    <w:p w14:paraId="0F0FE55C" w14:textId="77777777" w:rsidR="00720406" w:rsidRPr="00720406" w:rsidRDefault="00720406" w:rsidP="00720406">
      <w:pPr>
        <w:pStyle w:val="EndNoteBibliography"/>
        <w:spacing w:after="0"/>
      </w:pPr>
      <w:r w:rsidRPr="00720406">
        <w:tab/>
      </w:r>
      <w:r w:rsidRPr="00720406">
        <w:rPr>
          <w:b/>
        </w:rPr>
        <w:t>Ouzzani, M., Hammady, H., Fedorowicz, Z. and Elmagarmid, A.</w:t>
      </w:r>
      <w:r w:rsidRPr="00720406">
        <w:t xml:space="preserve"> (2016). Rayyan — a web and mobile app for systematic reviews. </w:t>
      </w:r>
      <w:r w:rsidRPr="00720406">
        <w:rPr>
          <w:i/>
        </w:rPr>
        <w:t>Systematic Reviews</w:t>
      </w:r>
      <w:r w:rsidRPr="00720406">
        <w:t xml:space="preserve"> </w:t>
      </w:r>
      <w:r w:rsidRPr="00720406">
        <w:rPr>
          <w:b/>
        </w:rPr>
        <w:t>5</w:t>
      </w:r>
      <w:r w:rsidRPr="00720406">
        <w:t>, 210.</w:t>
      </w:r>
    </w:p>
    <w:p w14:paraId="4C520745" w14:textId="77777777" w:rsidR="00720406" w:rsidRPr="00720406" w:rsidRDefault="00720406" w:rsidP="00720406">
      <w:pPr>
        <w:pStyle w:val="EndNoteBibliography"/>
        <w:spacing w:after="0"/>
      </w:pPr>
      <w:r w:rsidRPr="00720406">
        <w:tab/>
      </w:r>
      <w:r w:rsidRPr="00720406">
        <w:rPr>
          <w:b/>
        </w:rPr>
        <w:t>Penney, D. G.</w:t>
      </w:r>
      <w:r w:rsidRPr="00720406">
        <w:t xml:space="preserve"> (1987). Frogs and turtles: Different ectotherm overwintering strategies. </w:t>
      </w:r>
      <w:r w:rsidRPr="00720406">
        <w:rPr>
          <w:i/>
        </w:rPr>
        <w:t>Comparative Biochemistry &amp; Physiology Part A: Molecular and Integrative Physiology</w:t>
      </w:r>
      <w:r w:rsidRPr="00720406">
        <w:t xml:space="preserve"> </w:t>
      </w:r>
      <w:r w:rsidRPr="00720406">
        <w:rPr>
          <w:b/>
        </w:rPr>
        <w:t>86</w:t>
      </w:r>
      <w:r w:rsidRPr="00720406">
        <w:t>, 609-615.</w:t>
      </w:r>
    </w:p>
    <w:p w14:paraId="389D6BF9" w14:textId="77777777" w:rsidR="00720406" w:rsidRPr="00720406" w:rsidRDefault="00720406" w:rsidP="00720406">
      <w:pPr>
        <w:pStyle w:val="EndNoteBibliography"/>
        <w:spacing w:after="0"/>
      </w:pPr>
      <w:r w:rsidRPr="00720406">
        <w:tab/>
      </w:r>
      <w:r w:rsidRPr="00720406">
        <w:rPr>
          <w:b/>
        </w:rPr>
        <w:t>Pick, J. L., Nakagawa, S. and Noble, D. W. A.</w:t>
      </w:r>
      <w:r w:rsidRPr="00720406">
        <w:t xml:space="preserve"> (2018). Reproducible, flexible and high-throughput data extraction from primary literature: The metaDigitise R package. </w:t>
      </w:r>
      <w:r w:rsidRPr="00720406">
        <w:rPr>
          <w:i/>
        </w:rPr>
        <w:t>Methods in Ecology and Evolution</w:t>
      </w:r>
      <w:r w:rsidRPr="00720406">
        <w:t xml:space="preserve"> </w:t>
      </w:r>
      <w:r w:rsidRPr="00720406">
        <w:rPr>
          <w:b/>
        </w:rPr>
        <w:t>10</w:t>
      </w:r>
      <w:r w:rsidRPr="00720406">
        <w:t>, 426-431.</w:t>
      </w:r>
    </w:p>
    <w:p w14:paraId="1F52529D" w14:textId="77777777" w:rsidR="00720406" w:rsidRPr="00720406" w:rsidRDefault="00720406" w:rsidP="00720406">
      <w:pPr>
        <w:pStyle w:val="EndNoteBibliography"/>
        <w:spacing w:after="0"/>
      </w:pPr>
      <w:r w:rsidRPr="00720406">
        <w:tab/>
      </w:r>
      <w:r w:rsidRPr="00720406">
        <w:rPr>
          <w:b/>
        </w:rPr>
        <w:t>Podrabsky, J. E. and Somero, G. N.</w:t>
      </w:r>
      <w:r w:rsidRPr="00720406">
        <w:t xml:space="preserve"> (2004). Changes in gene expression associated with acclimation to constant temperatures and fluctuating daily temperatures in an annual killifish Austrofundulus limnaeus. </w:t>
      </w:r>
      <w:r w:rsidRPr="00720406">
        <w:rPr>
          <w:i/>
        </w:rPr>
        <w:t>Journal of Experimental Biology</w:t>
      </w:r>
      <w:r w:rsidRPr="00720406">
        <w:t xml:space="preserve"> </w:t>
      </w:r>
      <w:r w:rsidRPr="00720406">
        <w:rPr>
          <w:b/>
        </w:rPr>
        <w:t>207</w:t>
      </w:r>
      <w:r w:rsidRPr="00720406">
        <w:t>, 2237-2254.</w:t>
      </w:r>
    </w:p>
    <w:p w14:paraId="290CECE7" w14:textId="77777777" w:rsidR="00720406" w:rsidRPr="00720406" w:rsidRDefault="00720406" w:rsidP="00720406">
      <w:pPr>
        <w:pStyle w:val="EndNoteBibliography"/>
        <w:spacing w:after="0"/>
      </w:pPr>
      <w:r w:rsidRPr="00720406">
        <w:tab/>
      </w:r>
      <w:r w:rsidRPr="00720406">
        <w:rPr>
          <w:b/>
        </w:rPr>
        <w:t>**Prassack, S. L., Bagatto, B. and Henry, R. P.</w:t>
      </w:r>
      <w:r w:rsidRPr="00720406">
        <w:t xml:space="preserve"> (2001). Effects of temperature and aquatic Po-2 on the physiology and behaviour of Apalone ferox and Chrysemys picta. </w:t>
      </w:r>
      <w:r w:rsidRPr="00720406">
        <w:rPr>
          <w:i/>
        </w:rPr>
        <w:t>Journal of Experimental Biology</w:t>
      </w:r>
      <w:r w:rsidRPr="00720406">
        <w:t xml:space="preserve"> </w:t>
      </w:r>
      <w:r w:rsidRPr="00720406">
        <w:rPr>
          <w:b/>
        </w:rPr>
        <w:t>204</w:t>
      </w:r>
      <w:r w:rsidRPr="00720406">
        <w:t>, 2185-2195.</w:t>
      </w:r>
    </w:p>
    <w:p w14:paraId="06C8C3FD" w14:textId="77777777" w:rsidR="00720406" w:rsidRPr="00720406" w:rsidRDefault="00720406" w:rsidP="00720406">
      <w:pPr>
        <w:pStyle w:val="EndNoteBibliography"/>
        <w:spacing w:after="0"/>
      </w:pPr>
      <w:r w:rsidRPr="00720406">
        <w:tab/>
      </w:r>
      <w:r w:rsidRPr="00720406">
        <w:rPr>
          <w:b/>
        </w:rPr>
        <w:t>**Pratt, K. L. and Franklin, C. E.</w:t>
      </w:r>
      <w:r w:rsidRPr="00720406">
        <w:t xml:space="preserve"> (2010). Temperature independence of aquatic oxygen uptake in an air-breathing ectotherm and the implications for dive duration. </w:t>
      </w:r>
      <w:r w:rsidRPr="00720406">
        <w:rPr>
          <w:i/>
        </w:rPr>
        <w:t>Comparative Biochemistry and Physiology a-Molecular &amp; Integrative Physiology</w:t>
      </w:r>
      <w:r w:rsidRPr="00720406">
        <w:t xml:space="preserve"> </w:t>
      </w:r>
      <w:r w:rsidRPr="00720406">
        <w:rPr>
          <w:b/>
        </w:rPr>
        <w:t>156</w:t>
      </w:r>
      <w:r w:rsidRPr="00720406">
        <w:t>, 42-45.</w:t>
      </w:r>
    </w:p>
    <w:p w14:paraId="687A090F" w14:textId="77777777" w:rsidR="00720406" w:rsidRPr="00720406" w:rsidRDefault="00720406" w:rsidP="00720406">
      <w:pPr>
        <w:pStyle w:val="EndNoteBibliography"/>
        <w:spacing w:after="0"/>
      </w:pPr>
      <w:r w:rsidRPr="00720406">
        <w:tab/>
      </w:r>
      <w:r w:rsidRPr="00720406">
        <w:rPr>
          <w:b/>
        </w:rPr>
        <w:t>**Rodgers, E. M. and Franklin, C. E.</w:t>
      </w:r>
      <w:r w:rsidRPr="00720406">
        <w:t xml:space="preserve"> (2017). Physiological mechanisms constraining ectotherm fright-dive performance at elevated temperatures. </w:t>
      </w:r>
      <w:r w:rsidRPr="00720406">
        <w:rPr>
          <w:i/>
        </w:rPr>
        <w:t>Journal of Experimental Biology</w:t>
      </w:r>
      <w:r w:rsidRPr="00720406">
        <w:t xml:space="preserve"> </w:t>
      </w:r>
      <w:r w:rsidRPr="00720406">
        <w:rPr>
          <w:b/>
        </w:rPr>
        <w:t>220</w:t>
      </w:r>
      <w:r w:rsidRPr="00720406">
        <w:t>, 3556-3564.</w:t>
      </w:r>
    </w:p>
    <w:p w14:paraId="07422B38" w14:textId="77777777" w:rsidR="00720406" w:rsidRPr="00720406" w:rsidRDefault="00720406" w:rsidP="00720406">
      <w:pPr>
        <w:pStyle w:val="EndNoteBibliography"/>
        <w:spacing w:after="0"/>
      </w:pPr>
      <w:r w:rsidRPr="00720406">
        <w:tab/>
      </w:r>
      <w:r w:rsidRPr="00720406">
        <w:rPr>
          <w:b/>
        </w:rPr>
        <w:t>Rodgers, E. M. and Franklin, C. E.</w:t>
      </w:r>
      <w:r w:rsidRPr="00720406">
        <w:t xml:space="preserve"> (2019). Diving beyond Aerobic Limits: Effect of Temperature on Anaerobic Support of Simulated Predator Avoidance Dives in an Air-Breathing Ectotherm. </w:t>
      </w:r>
      <w:r w:rsidRPr="00720406">
        <w:rPr>
          <w:i/>
        </w:rPr>
        <w:t>Physiological and Biochemical Zoology</w:t>
      </w:r>
      <w:r w:rsidRPr="00720406">
        <w:t xml:space="preserve"> </w:t>
      </w:r>
      <w:r w:rsidRPr="00720406">
        <w:rPr>
          <w:b/>
        </w:rPr>
        <w:t>92</w:t>
      </w:r>
      <w:r w:rsidRPr="00720406">
        <w:t>, 293-302.</w:t>
      </w:r>
    </w:p>
    <w:p w14:paraId="3F28E1CC" w14:textId="77777777" w:rsidR="00720406" w:rsidRPr="00720406" w:rsidRDefault="00720406" w:rsidP="00720406">
      <w:pPr>
        <w:pStyle w:val="EndNoteBibliography"/>
        <w:spacing w:after="0"/>
      </w:pPr>
      <w:r w:rsidRPr="00720406">
        <w:tab/>
      </w:r>
      <w:r w:rsidRPr="00720406">
        <w:rPr>
          <w:b/>
        </w:rPr>
        <w:t>**Rodgers, E. M., Schwartz, J. J. and Franklin, C. E.</w:t>
      </w:r>
      <w:r w:rsidRPr="00720406">
        <w:t xml:space="preserve"> (2015). Diving in a warming world: the thermal sensitivity and plasticity of diving performance in juvenile estuarine crocodiles (Crocodylus porosus). </w:t>
      </w:r>
      <w:r w:rsidRPr="00720406">
        <w:rPr>
          <w:i/>
        </w:rPr>
        <w:t>Conservation Physiology</w:t>
      </w:r>
      <w:r w:rsidRPr="00720406">
        <w:t xml:space="preserve"> </w:t>
      </w:r>
      <w:r w:rsidRPr="00720406">
        <w:rPr>
          <w:b/>
        </w:rPr>
        <w:t>3</w:t>
      </w:r>
      <w:r w:rsidRPr="00720406">
        <w:t>, 9.</w:t>
      </w:r>
    </w:p>
    <w:p w14:paraId="108D3E43" w14:textId="77777777" w:rsidR="00720406" w:rsidRPr="00720406" w:rsidRDefault="00720406" w:rsidP="00720406">
      <w:pPr>
        <w:pStyle w:val="EndNoteBibliography"/>
        <w:spacing w:after="0"/>
      </w:pPr>
      <w:r w:rsidRPr="00720406">
        <w:lastRenderedPageBreak/>
        <w:tab/>
      </w:r>
      <w:r w:rsidRPr="00720406">
        <w:rPr>
          <w:b/>
        </w:rPr>
        <w:t>Šamajová, P. and Gvoždík, L.</w:t>
      </w:r>
      <w:r w:rsidRPr="00720406">
        <w:t xml:space="preserve"> (2009). The influence of temperature on diving behaviour in the alpine newt, Triturus alpestris. </w:t>
      </w:r>
      <w:r w:rsidRPr="00720406">
        <w:rPr>
          <w:i/>
        </w:rPr>
        <w:t>Journal of Thermal Biology</w:t>
      </w:r>
      <w:r w:rsidRPr="00720406">
        <w:t xml:space="preserve"> </w:t>
      </w:r>
      <w:r w:rsidRPr="00720406">
        <w:rPr>
          <w:b/>
        </w:rPr>
        <w:t>34</w:t>
      </w:r>
      <w:r w:rsidRPr="00720406">
        <w:t>, 401-405.</w:t>
      </w:r>
    </w:p>
    <w:p w14:paraId="16CF8653" w14:textId="77777777" w:rsidR="00720406" w:rsidRPr="00720406" w:rsidRDefault="00720406" w:rsidP="00720406">
      <w:pPr>
        <w:pStyle w:val="EndNoteBibliography"/>
        <w:spacing w:after="0"/>
      </w:pPr>
      <w:r w:rsidRPr="00720406">
        <w:tab/>
      </w:r>
      <w:r w:rsidRPr="00720406">
        <w:rPr>
          <w:b/>
        </w:rPr>
        <w:t>Seebacher, F., White, C. R. and Franklin, C. E.</w:t>
      </w:r>
      <w:r w:rsidRPr="00720406">
        <w:t xml:space="preserve"> (2015). Physiological plasticity increases resilience of ectothermic animals to climate change. </w:t>
      </w:r>
      <w:r w:rsidRPr="00720406">
        <w:rPr>
          <w:i/>
        </w:rPr>
        <w:t>Nature Climate Change</w:t>
      </w:r>
      <w:r w:rsidRPr="00720406">
        <w:t xml:space="preserve"> </w:t>
      </w:r>
      <w:r w:rsidRPr="00720406">
        <w:rPr>
          <w:b/>
        </w:rPr>
        <w:t>5</w:t>
      </w:r>
      <w:r w:rsidRPr="00720406">
        <w:t>, 61-66.</w:t>
      </w:r>
    </w:p>
    <w:p w14:paraId="358F3EF5" w14:textId="77777777" w:rsidR="00720406" w:rsidRPr="00720406" w:rsidRDefault="00720406" w:rsidP="00720406">
      <w:pPr>
        <w:pStyle w:val="EndNoteBibliography"/>
        <w:spacing w:after="0"/>
      </w:pPr>
      <w:r w:rsidRPr="00720406">
        <w:tab/>
      </w:r>
      <w:r w:rsidRPr="00720406">
        <w:rPr>
          <w:b/>
        </w:rPr>
        <w:t xml:space="preserve">Seymour, R. S. </w:t>
      </w:r>
      <w:r w:rsidRPr="00720406">
        <w:t xml:space="preserve">(1982). Physiological adaptations to aquatic life. In </w:t>
      </w:r>
      <w:r w:rsidRPr="00720406">
        <w:rPr>
          <w:i/>
        </w:rPr>
        <w:t>Biology of the Reptilia, Physiological Ecology</w:t>
      </w:r>
      <w:r w:rsidRPr="00720406">
        <w:t>, vol. 13 eds. C. Gans and F. H. Pough), pp. 1-51: Academic Press.</w:t>
      </w:r>
    </w:p>
    <w:p w14:paraId="50910BC6" w14:textId="77777777" w:rsidR="00720406" w:rsidRPr="00720406" w:rsidRDefault="00720406" w:rsidP="00720406">
      <w:pPr>
        <w:pStyle w:val="EndNoteBibliography"/>
        <w:spacing w:after="0"/>
      </w:pPr>
      <w:r w:rsidRPr="00720406">
        <w:tab/>
      </w:r>
      <w:r w:rsidRPr="00720406">
        <w:rPr>
          <w:b/>
        </w:rPr>
        <w:t>Shuman, J. L. and Coughlin, D. J.</w:t>
      </w:r>
      <w:r w:rsidRPr="00720406">
        <w:t xml:space="preserve"> (2018). Red muscle function and thermal acclimation to cold in rainbow smelt, Osmerus mordax, and rainbow trout, Oncorhynchus mykiss. </w:t>
      </w:r>
      <w:r w:rsidRPr="00720406">
        <w:rPr>
          <w:i/>
        </w:rPr>
        <w:t>Journal of Experimenta Zoology Part A</w:t>
      </w:r>
      <w:r w:rsidRPr="00720406">
        <w:t xml:space="preserve"> </w:t>
      </w:r>
      <w:r w:rsidRPr="00720406">
        <w:rPr>
          <w:b/>
        </w:rPr>
        <w:t>329</w:t>
      </w:r>
      <w:r w:rsidRPr="00720406">
        <w:t>, 547-556.</w:t>
      </w:r>
    </w:p>
    <w:p w14:paraId="57411562" w14:textId="77777777" w:rsidR="00720406" w:rsidRPr="00720406" w:rsidRDefault="00720406" w:rsidP="00720406">
      <w:pPr>
        <w:pStyle w:val="EndNoteBibliography"/>
        <w:spacing w:after="0"/>
      </w:pPr>
      <w:r w:rsidRPr="00720406">
        <w:tab/>
      </w:r>
      <w:r w:rsidRPr="00720406">
        <w:rPr>
          <w:b/>
        </w:rPr>
        <w:t>Southwood, A. L., Andrews, R. D., Paladino, F. V. and Jones, D. R.</w:t>
      </w:r>
      <w:r w:rsidRPr="00720406">
        <w:t xml:space="preserve"> (2005). Effects of diving and swimming behavior on body temperatures of Pacific leatherback turtles in tropical seas. </w:t>
      </w:r>
      <w:r w:rsidRPr="00720406">
        <w:rPr>
          <w:i/>
        </w:rPr>
        <w:t>Physiological and Biochemical Zoology</w:t>
      </w:r>
      <w:r w:rsidRPr="00720406">
        <w:t xml:space="preserve"> </w:t>
      </w:r>
      <w:r w:rsidRPr="00720406">
        <w:rPr>
          <w:b/>
        </w:rPr>
        <w:t>78</w:t>
      </w:r>
      <w:r w:rsidRPr="00720406">
        <w:t>, 285-297.</w:t>
      </w:r>
    </w:p>
    <w:p w14:paraId="718723F6" w14:textId="77777777" w:rsidR="00720406" w:rsidRPr="00720406" w:rsidRDefault="00720406" w:rsidP="00720406">
      <w:pPr>
        <w:pStyle w:val="EndNoteBibliography"/>
        <w:spacing w:after="0"/>
      </w:pPr>
      <w:r w:rsidRPr="00720406">
        <w:tab/>
      </w:r>
      <w:r w:rsidRPr="00720406">
        <w:rPr>
          <w:b/>
        </w:rPr>
        <w:t>Stillman, J. H.</w:t>
      </w:r>
      <w:r w:rsidRPr="00720406">
        <w:t xml:space="preserve"> (2019). Heat Waves, the New Normal: Summertime Temperature Extremes Will Impact Animals, Ecosystems, and Human Communities. </w:t>
      </w:r>
      <w:r w:rsidRPr="00720406">
        <w:rPr>
          <w:i/>
        </w:rPr>
        <w:t>Physiology (Bethesda, Md.)</w:t>
      </w:r>
      <w:r w:rsidRPr="00720406">
        <w:t xml:space="preserve"> </w:t>
      </w:r>
      <w:r w:rsidRPr="00720406">
        <w:rPr>
          <w:b/>
        </w:rPr>
        <w:t>34</w:t>
      </w:r>
      <w:r w:rsidRPr="00720406">
        <w:t>, 86-100.</w:t>
      </w:r>
    </w:p>
    <w:p w14:paraId="135A54C7" w14:textId="77777777" w:rsidR="00720406" w:rsidRPr="00720406" w:rsidRDefault="00720406" w:rsidP="00720406">
      <w:pPr>
        <w:pStyle w:val="EndNoteBibliography"/>
        <w:spacing w:after="0"/>
      </w:pPr>
      <w:r w:rsidRPr="00720406">
        <w:tab/>
      </w:r>
      <w:r w:rsidRPr="00720406">
        <w:rPr>
          <w:b/>
        </w:rPr>
        <w:t>Stone, P. A., Dobie, J. L. and Henry, R. P.</w:t>
      </w:r>
      <w:r w:rsidRPr="00720406">
        <w:t xml:space="preserve"> (1992). Cutaneous surface-area and bimodal respiration in soft-shelled (Trionyx-spiniferus), stinkpot (Sternotherus-odoratus), and mud turtles (Kinosternon-subrubrum). </w:t>
      </w:r>
      <w:r w:rsidRPr="00720406">
        <w:rPr>
          <w:i/>
        </w:rPr>
        <w:t>Physiological Zoology</w:t>
      </w:r>
      <w:r w:rsidRPr="00720406">
        <w:t xml:space="preserve"> </w:t>
      </w:r>
      <w:r w:rsidRPr="00720406">
        <w:rPr>
          <w:b/>
        </w:rPr>
        <w:t>65</w:t>
      </w:r>
      <w:r w:rsidRPr="00720406">
        <w:t>, 311-330.</w:t>
      </w:r>
    </w:p>
    <w:p w14:paraId="781840D4" w14:textId="77777777" w:rsidR="00720406" w:rsidRPr="00720406" w:rsidRDefault="00720406" w:rsidP="00720406">
      <w:pPr>
        <w:pStyle w:val="EndNoteBibliography"/>
        <w:spacing w:after="0"/>
      </w:pPr>
      <w:r w:rsidRPr="00720406">
        <w:tab/>
      </w:r>
      <w:r w:rsidRPr="00720406">
        <w:rPr>
          <w:b/>
        </w:rPr>
        <w:t>**Storey, E. M., Kayes, S. M., De Vries, I. and Franklin, C. E.</w:t>
      </w:r>
      <w:r w:rsidRPr="00720406">
        <w:t xml:space="preserve"> (2008). Effect of water depth, velocity and temperature on the surfacing frequency of the bimodally respiring turtle Elseya albagula. </w:t>
      </w:r>
      <w:r w:rsidRPr="00720406">
        <w:rPr>
          <w:i/>
        </w:rPr>
        <w:t>Functional Ecology</w:t>
      </w:r>
      <w:r w:rsidRPr="00720406">
        <w:t xml:space="preserve"> </w:t>
      </w:r>
      <w:r w:rsidRPr="00720406">
        <w:rPr>
          <w:b/>
        </w:rPr>
        <w:t>22</w:t>
      </w:r>
      <w:r w:rsidRPr="00720406">
        <w:t>, 840-846.</w:t>
      </w:r>
    </w:p>
    <w:p w14:paraId="1EF894EF" w14:textId="77777777" w:rsidR="00720406" w:rsidRPr="00720406" w:rsidRDefault="00720406" w:rsidP="00720406">
      <w:pPr>
        <w:pStyle w:val="EndNoteBibliography"/>
        <w:spacing w:after="0"/>
      </w:pPr>
      <w:r w:rsidRPr="00720406">
        <w:tab/>
      </w:r>
      <w:r w:rsidRPr="00720406">
        <w:rPr>
          <w:b/>
        </w:rPr>
        <w:t>Tucker, A. D., Limpus, C. J., Priest, T. E., Cay, J., Glen, C. and Guarino, E.</w:t>
      </w:r>
      <w:r w:rsidRPr="00720406">
        <w:t xml:space="preserve"> (2001). Home ranges of Fitzroy River turtles (Rheodytes leukops) overlap riffle zones: potential concerns related to river regulation. </w:t>
      </w:r>
      <w:r w:rsidRPr="00720406">
        <w:rPr>
          <w:i/>
        </w:rPr>
        <w:t>Biological Conservation</w:t>
      </w:r>
      <w:r w:rsidRPr="00720406">
        <w:t xml:space="preserve"> </w:t>
      </w:r>
      <w:r w:rsidRPr="00720406">
        <w:rPr>
          <w:b/>
        </w:rPr>
        <w:t>102</w:t>
      </w:r>
      <w:r w:rsidRPr="00720406">
        <w:t>, 171-181.</w:t>
      </w:r>
    </w:p>
    <w:p w14:paraId="247DE220" w14:textId="77777777" w:rsidR="00720406" w:rsidRPr="00720406" w:rsidRDefault="00720406" w:rsidP="00720406">
      <w:pPr>
        <w:pStyle w:val="EndNoteBibliography"/>
        <w:spacing w:after="0"/>
      </w:pPr>
      <w:r w:rsidRPr="00720406">
        <w:tab/>
      </w:r>
      <w:r w:rsidRPr="00720406">
        <w:rPr>
          <w:b/>
        </w:rPr>
        <w:t>**Udyawer, V., Simpfendorfer, C. A., Heupel, M. R. and Clark, T. D.</w:t>
      </w:r>
      <w:r w:rsidRPr="00720406">
        <w:t xml:space="preserve"> (2016). Coming up for air: thermal dependence of dive behaviours and metabolism in sea snakes. </w:t>
      </w:r>
      <w:r w:rsidRPr="00720406">
        <w:rPr>
          <w:i/>
        </w:rPr>
        <w:t>Journal of Experimental Biology</w:t>
      </w:r>
      <w:r w:rsidRPr="00720406">
        <w:t xml:space="preserve"> </w:t>
      </w:r>
      <w:r w:rsidRPr="00720406">
        <w:rPr>
          <w:b/>
        </w:rPr>
        <w:t>219</w:t>
      </w:r>
      <w:r w:rsidRPr="00720406">
        <w:t>, 3447-3454.</w:t>
      </w:r>
    </w:p>
    <w:p w14:paraId="3F383DA2" w14:textId="77777777" w:rsidR="00720406" w:rsidRPr="00720406" w:rsidRDefault="00720406" w:rsidP="00720406">
      <w:pPr>
        <w:pStyle w:val="EndNoteBibliography"/>
        <w:spacing w:after="0"/>
      </w:pPr>
      <w:r w:rsidRPr="00720406">
        <w:tab/>
      </w:r>
      <w:r w:rsidRPr="00720406">
        <w:rPr>
          <w:b/>
        </w:rPr>
        <w:t>van de Pol, M. and Wright, J.</w:t>
      </w:r>
      <w:r w:rsidRPr="00720406">
        <w:t xml:space="preserve"> (2009). A simple method for distinguishing within- versus between-subject effects using mixed models. </w:t>
      </w:r>
      <w:r w:rsidRPr="00720406">
        <w:rPr>
          <w:i/>
        </w:rPr>
        <w:t>Animal Behaviour</w:t>
      </w:r>
      <w:r w:rsidRPr="00720406">
        <w:t xml:space="preserve"> </w:t>
      </w:r>
      <w:r w:rsidRPr="00720406">
        <w:rPr>
          <w:b/>
        </w:rPr>
        <w:t>77</w:t>
      </w:r>
      <w:r w:rsidRPr="00720406">
        <w:t>, 753-758.</w:t>
      </w:r>
    </w:p>
    <w:p w14:paraId="60E0FC40" w14:textId="77777777" w:rsidR="00720406" w:rsidRPr="00720406" w:rsidRDefault="00720406" w:rsidP="00720406">
      <w:pPr>
        <w:pStyle w:val="EndNoteBibliography"/>
        <w:spacing w:after="0"/>
      </w:pPr>
      <w:r w:rsidRPr="00720406">
        <w:tab/>
      </w:r>
      <w:r w:rsidRPr="00720406">
        <w:rPr>
          <w:b/>
        </w:rPr>
        <w:t>Viechtbauer, W.</w:t>
      </w:r>
      <w:r w:rsidRPr="00720406">
        <w:t xml:space="preserve"> (2010). Conducting meta-analyses in R with the metafor package. </w:t>
      </w:r>
      <w:r w:rsidRPr="00720406">
        <w:rPr>
          <w:i/>
        </w:rPr>
        <w:t>Journal of Statistical Software</w:t>
      </w:r>
      <w:r w:rsidRPr="00720406">
        <w:t xml:space="preserve"> </w:t>
      </w:r>
      <w:r w:rsidRPr="00720406">
        <w:rPr>
          <w:b/>
        </w:rPr>
        <w:t>36</w:t>
      </w:r>
      <w:r w:rsidRPr="00720406">
        <w:t>, 1-48.</w:t>
      </w:r>
    </w:p>
    <w:p w14:paraId="424F69ED" w14:textId="77777777" w:rsidR="00720406" w:rsidRPr="00720406" w:rsidRDefault="00720406" w:rsidP="00720406">
      <w:pPr>
        <w:pStyle w:val="EndNoteBibliography"/>
        <w:spacing w:after="0"/>
      </w:pPr>
      <w:r w:rsidRPr="00720406">
        <w:tab/>
      </w:r>
      <w:r w:rsidRPr="00720406">
        <w:rPr>
          <w:b/>
        </w:rPr>
        <w:t xml:space="preserve">White, D. S. </w:t>
      </w:r>
      <w:r w:rsidRPr="00720406">
        <w:t xml:space="preserve">(2009). Coleoptera (Beetles) in Aquatic Ecosystems. In </w:t>
      </w:r>
      <w:r w:rsidRPr="00720406">
        <w:rPr>
          <w:i/>
        </w:rPr>
        <w:t>Encyclopedia of Inland Waters</w:t>
      </w:r>
      <w:r w:rsidRPr="00720406">
        <w:t>,  (ed. G. E. Likens), pp. 11-156: Academic Press.</w:t>
      </w:r>
    </w:p>
    <w:p w14:paraId="320FFB9E" w14:textId="77777777" w:rsidR="00720406" w:rsidRPr="00720406" w:rsidRDefault="00720406" w:rsidP="00720406">
      <w:pPr>
        <w:pStyle w:val="EndNoteBibliography"/>
        <w:spacing w:after="0"/>
      </w:pPr>
      <w:r w:rsidRPr="00720406">
        <w:tab/>
      </w:r>
      <w:r w:rsidRPr="00720406">
        <w:rPr>
          <w:b/>
        </w:rPr>
        <w:t>Wilson, R. S. and Franklin, C. E.</w:t>
      </w:r>
      <w:r w:rsidRPr="00720406">
        <w:t xml:space="preserve"> (2002). Testing the beneficial acclimation hypothesis. </w:t>
      </w:r>
      <w:r w:rsidRPr="00720406">
        <w:rPr>
          <w:i/>
        </w:rPr>
        <w:t>Trends in Ecology &amp; Evolution</w:t>
      </w:r>
      <w:r w:rsidRPr="00720406">
        <w:t xml:space="preserve"> </w:t>
      </w:r>
      <w:r w:rsidRPr="00720406">
        <w:rPr>
          <w:b/>
        </w:rPr>
        <w:t>17</w:t>
      </w:r>
      <w:r w:rsidRPr="00720406">
        <w:t>, 66-70.</w:t>
      </w:r>
    </w:p>
    <w:p w14:paraId="60F8B514" w14:textId="77777777" w:rsidR="00720406" w:rsidRPr="00720406" w:rsidRDefault="00720406" w:rsidP="00720406">
      <w:pPr>
        <w:pStyle w:val="EndNoteBibliography"/>
        <w:spacing w:after="0"/>
      </w:pPr>
      <w:r w:rsidRPr="00720406">
        <w:tab/>
      </w:r>
      <w:r w:rsidRPr="00720406">
        <w:rPr>
          <w:b/>
        </w:rPr>
        <w:t>Wright, J. C.</w:t>
      </w:r>
      <w:r w:rsidRPr="00720406">
        <w:t xml:space="preserve"> (1986). Low to negligible cutaneous oxygen uptake in juvenile Crocodylus porosus. </w:t>
      </w:r>
      <w:r w:rsidRPr="00720406">
        <w:rPr>
          <w:i/>
        </w:rPr>
        <w:t>Comparative Biochemistry and Physiology a-Molecular &amp; Integrative Physiology</w:t>
      </w:r>
      <w:r w:rsidRPr="00720406">
        <w:t xml:space="preserve"> </w:t>
      </w:r>
      <w:r w:rsidRPr="00720406">
        <w:rPr>
          <w:b/>
        </w:rPr>
        <w:t>84</w:t>
      </w:r>
      <w:r w:rsidRPr="00720406">
        <w:t>, 479-481.</w:t>
      </w:r>
    </w:p>
    <w:p w14:paraId="1BA8549A" w14:textId="77777777" w:rsidR="00720406" w:rsidRPr="00720406" w:rsidRDefault="00720406" w:rsidP="00720406">
      <w:pPr>
        <w:pStyle w:val="EndNoteBibliography"/>
      </w:pPr>
      <w:r w:rsidRPr="00720406">
        <w:tab/>
      </w:r>
      <w:r w:rsidRPr="00720406">
        <w:rPr>
          <w:b/>
        </w:rPr>
        <w:t>Wright, J. C. and Kirshner, D.</w:t>
      </w:r>
      <w:r w:rsidRPr="00720406">
        <w:t xml:space="preserve"> (1987). Allometry of lung volume during voluntary submergence in the saltwater crocodile Crocodylus porosus. </w:t>
      </w:r>
      <w:r w:rsidRPr="00720406">
        <w:rPr>
          <w:i/>
        </w:rPr>
        <w:t>Journal of Experimental Biology</w:t>
      </w:r>
      <w:r w:rsidRPr="00720406">
        <w:t xml:space="preserve"> </w:t>
      </w:r>
      <w:r w:rsidRPr="00720406">
        <w:rPr>
          <w:b/>
        </w:rPr>
        <w:t>130</w:t>
      </w:r>
      <w:r w:rsidRPr="00720406">
        <w:t>, 433-436.</w:t>
      </w:r>
    </w:p>
    <w:p w14:paraId="15D128E0" w14:textId="630DDC0C" w:rsidR="004F2092" w:rsidRDefault="000328C2"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fldChar w:fldCharType="end"/>
      </w:r>
    </w:p>
    <w:p w14:paraId="25BFB5CB" w14:textId="1C5CE1DB" w:rsidR="006D17E7" w:rsidRDefault="006D17E7" w:rsidP="00CA7277">
      <w:pPr>
        <w:jc w:val="both"/>
        <w:rPr>
          <w:rFonts w:ascii="Times New Roman" w:hAnsi="Times New Roman" w:cs="Times New Roman"/>
          <w:sz w:val="24"/>
          <w:szCs w:val="24"/>
          <w:lang w:val="en-US"/>
        </w:rPr>
      </w:pPr>
    </w:p>
    <w:p w14:paraId="325146D5" w14:textId="36E2175A" w:rsidR="006D17E7" w:rsidRDefault="006D17E7" w:rsidP="00CA7277">
      <w:pPr>
        <w:jc w:val="both"/>
        <w:rPr>
          <w:rFonts w:ascii="Times New Roman" w:hAnsi="Times New Roman" w:cs="Times New Roman"/>
          <w:sz w:val="24"/>
          <w:szCs w:val="24"/>
          <w:lang w:val="en-US"/>
        </w:rPr>
      </w:pPr>
    </w:p>
    <w:p w14:paraId="1AA698D0" w14:textId="77777777" w:rsidR="006D17E7" w:rsidRPr="00507769" w:rsidRDefault="006D17E7" w:rsidP="00CA7277">
      <w:pPr>
        <w:jc w:val="both"/>
        <w:rPr>
          <w:rFonts w:ascii="Times New Roman" w:hAnsi="Times New Roman" w:cs="Times New Roman"/>
          <w:sz w:val="24"/>
          <w:szCs w:val="24"/>
          <w:lang w:val="en-US"/>
        </w:rPr>
      </w:pPr>
    </w:p>
    <w:p w14:paraId="38DE2757" w14:textId="7238BFEE" w:rsidR="001E4615" w:rsidRDefault="001E4615" w:rsidP="001E4615">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lastRenderedPageBreak/>
        <w:t>Figures</w:t>
      </w:r>
    </w:p>
    <w:p w14:paraId="062805F3" w14:textId="57E4C35A" w:rsidR="000B5403" w:rsidRDefault="000B5403" w:rsidP="001E4615">
      <w:pPr>
        <w:jc w:val="both"/>
        <w:rPr>
          <w:rFonts w:ascii="Times New Roman" w:hAnsi="Times New Roman" w:cs="Times New Roman"/>
          <w:b/>
          <w:bCs/>
          <w:sz w:val="24"/>
          <w:szCs w:val="24"/>
          <w:lang w:val="en-US"/>
        </w:rPr>
      </w:pPr>
      <w:r>
        <w:rPr>
          <w:noProof/>
        </w:rPr>
        <w:drawing>
          <wp:inline distT="0" distB="0" distL="0" distR="0" wp14:anchorId="09C6EDBE" wp14:editId="5E1E9FC9">
            <wp:extent cx="5321300" cy="364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1300" cy="3644900"/>
                    </a:xfrm>
                    <a:prstGeom prst="rect">
                      <a:avLst/>
                    </a:prstGeom>
                    <a:noFill/>
                    <a:ln>
                      <a:noFill/>
                    </a:ln>
                  </pic:spPr>
                </pic:pic>
              </a:graphicData>
            </a:graphic>
          </wp:inline>
        </w:drawing>
      </w:r>
    </w:p>
    <w:p w14:paraId="455073EE" w14:textId="358F9261" w:rsidR="000B5403" w:rsidRPr="00187510" w:rsidRDefault="000B5403" w:rsidP="001E4615">
      <w:pPr>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Fig. 1:</w:t>
      </w:r>
      <w:r>
        <w:rPr>
          <w:rFonts w:ascii="Times New Roman" w:hAnsi="Times New Roman" w:cs="Times New Roman"/>
          <w:b/>
          <w:bCs/>
          <w:sz w:val="24"/>
          <w:szCs w:val="24"/>
          <w:lang w:val="en-US"/>
        </w:rPr>
        <w:t xml:space="preserve"> </w:t>
      </w:r>
      <w:r w:rsidR="00FE6080">
        <w:rPr>
          <w:rFonts w:ascii="Times New Roman" w:hAnsi="Times New Roman" w:cs="Times New Roman"/>
          <w:b/>
          <w:bCs/>
          <w:sz w:val="24"/>
          <w:szCs w:val="24"/>
          <w:lang w:val="en-US"/>
        </w:rPr>
        <w:t>Schematic showing the t</w:t>
      </w:r>
      <w:r>
        <w:rPr>
          <w:rFonts w:ascii="Times New Roman" w:hAnsi="Times New Roman" w:cs="Times New Roman"/>
          <w:b/>
          <w:bCs/>
          <w:sz w:val="24"/>
          <w:szCs w:val="24"/>
          <w:lang w:val="en-US"/>
        </w:rPr>
        <w:t xml:space="preserve">heoretical relationship between diving metabolic rate and body temperature in </w:t>
      </w:r>
      <w:r w:rsidR="00FE6080">
        <w:rPr>
          <w:rFonts w:ascii="Times New Roman" w:hAnsi="Times New Roman" w:cs="Times New Roman"/>
          <w:b/>
          <w:bCs/>
          <w:sz w:val="24"/>
          <w:szCs w:val="24"/>
          <w:lang w:val="en-US"/>
        </w:rPr>
        <w:t xml:space="preserve">vertebrate </w:t>
      </w:r>
      <w:r>
        <w:rPr>
          <w:rFonts w:ascii="Times New Roman" w:hAnsi="Times New Roman" w:cs="Times New Roman"/>
          <w:b/>
          <w:bCs/>
          <w:sz w:val="24"/>
          <w:szCs w:val="24"/>
          <w:lang w:val="en-US"/>
        </w:rPr>
        <w:t>ectotherms</w:t>
      </w:r>
      <w:r w:rsidR="00187510">
        <w:rPr>
          <w:rFonts w:ascii="Times New Roman" w:hAnsi="Times New Roman" w:cs="Times New Roman"/>
          <w:b/>
          <w:bCs/>
          <w:sz w:val="24"/>
          <w:szCs w:val="24"/>
          <w:lang w:val="en-US"/>
        </w:rPr>
        <w:t xml:space="preserve">. </w:t>
      </w:r>
      <w:r w:rsidR="00187510">
        <w:rPr>
          <w:rFonts w:ascii="Times New Roman" w:hAnsi="Times New Roman" w:cs="Times New Roman"/>
          <w:sz w:val="24"/>
          <w:szCs w:val="24"/>
          <w:lang w:val="en-US"/>
        </w:rPr>
        <w:t xml:space="preserve">Diving metabolic rate (solid black line) typically increases exponentially with rising temperature, whereas dive duration (segmented yellow line) typically decreases exponentially with rising temperature. </w:t>
      </w:r>
      <w:r w:rsidR="00FE6080">
        <w:rPr>
          <w:rFonts w:ascii="Times New Roman" w:hAnsi="Times New Roman" w:cs="Times New Roman"/>
          <w:sz w:val="24"/>
          <w:szCs w:val="24"/>
          <w:lang w:val="en-US"/>
        </w:rPr>
        <w:t xml:space="preserve">The arrows show how each curve is expected to change following </w:t>
      </w:r>
      <w:r w:rsidR="004E07BA">
        <w:rPr>
          <w:rFonts w:ascii="Times New Roman" w:hAnsi="Times New Roman" w:cs="Times New Roman"/>
          <w:sz w:val="24"/>
          <w:szCs w:val="24"/>
          <w:lang w:val="en-US"/>
        </w:rPr>
        <w:t>acclimation or acclimatisation</w:t>
      </w:r>
      <w:r w:rsidR="00FE6080">
        <w:rPr>
          <w:rFonts w:ascii="Times New Roman" w:hAnsi="Times New Roman" w:cs="Times New Roman"/>
          <w:sz w:val="24"/>
          <w:szCs w:val="24"/>
          <w:lang w:val="en-US"/>
        </w:rPr>
        <w:t xml:space="preserve"> to warm temperatures; diving metabolic rates </w:t>
      </w:r>
      <w:r w:rsidR="004E07BA">
        <w:rPr>
          <w:rFonts w:ascii="Times New Roman" w:hAnsi="Times New Roman" w:cs="Times New Roman"/>
          <w:sz w:val="24"/>
          <w:szCs w:val="24"/>
          <w:lang w:val="en-US"/>
        </w:rPr>
        <w:t>decrease</w:t>
      </w:r>
      <w:r w:rsidR="00FE6080">
        <w:rPr>
          <w:rFonts w:ascii="Times New Roman" w:hAnsi="Times New Roman" w:cs="Times New Roman"/>
          <w:sz w:val="24"/>
          <w:szCs w:val="24"/>
          <w:lang w:val="en-US"/>
        </w:rPr>
        <w:t xml:space="preserve"> and dive durations increase. </w:t>
      </w:r>
    </w:p>
    <w:p w14:paraId="2BDCE58F" w14:textId="04E39845" w:rsidR="000B5403" w:rsidRDefault="000B5403" w:rsidP="001E4615">
      <w:pPr>
        <w:jc w:val="both"/>
        <w:rPr>
          <w:rFonts w:ascii="Times New Roman" w:hAnsi="Times New Roman" w:cs="Times New Roman"/>
          <w:b/>
          <w:bCs/>
          <w:sz w:val="24"/>
          <w:szCs w:val="24"/>
          <w:lang w:val="en-US"/>
        </w:rPr>
      </w:pPr>
    </w:p>
    <w:p w14:paraId="2A553D4C" w14:textId="0FE03653" w:rsidR="000B5403" w:rsidRDefault="000B5403" w:rsidP="001E4615">
      <w:pPr>
        <w:jc w:val="both"/>
        <w:rPr>
          <w:rFonts w:ascii="Times New Roman" w:hAnsi="Times New Roman" w:cs="Times New Roman"/>
          <w:b/>
          <w:bCs/>
          <w:sz w:val="24"/>
          <w:szCs w:val="24"/>
          <w:lang w:val="en-US"/>
        </w:rPr>
      </w:pPr>
    </w:p>
    <w:p w14:paraId="2790BC89" w14:textId="5CB706AB" w:rsidR="000B5403" w:rsidRDefault="000B5403" w:rsidP="001E4615">
      <w:pPr>
        <w:jc w:val="both"/>
        <w:rPr>
          <w:rFonts w:ascii="Times New Roman" w:hAnsi="Times New Roman" w:cs="Times New Roman"/>
          <w:b/>
          <w:bCs/>
          <w:sz w:val="24"/>
          <w:szCs w:val="24"/>
          <w:lang w:val="en-US"/>
        </w:rPr>
      </w:pPr>
    </w:p>
    <w:p w14:paraId="7487A75C" w14:textId="44F6DCA4" w:rsidR="000B5403" w:rsidRDefault="000B5403" w:rsidP="001E4615">
      <w:pPr>
        <w:jc w:val="both"/>
        <w:rPr>
          <w:rFonts w:ascii="Times New Roman" w:hAnsi="Times New Roman" w:cs="Times New Roman"/>
          <w:b/>
          <w:bCs/>
          <w:sz w:val="24"/>
          <w:szCs w:val="24"/>
          <w:lang w:val="en-US"/>
        </w:rPr>
      </w:pPr>
    </w:p>
    <w:p w14:paraId="4D7B66E7" w14:textId="38B3CF7F" w:rsidR="000B5403" w:rsidRDefault="000B5403" w:rsidP="001E4615">
      <w:pPr>
        <w:jc w:val="both"/>
        <w:rPr>
          <w:rFonts w:ascii="Times New Roman" w:hAnsi="Times New Roman" w:cs="Times New Roman"/>
          <w:b/>
          <w:bCs/>
          <w:sz w:val="24"/>
          <w:szCs w:val="24"/>
          <w:lang w:val="en-US"/>
        </w:rPr>
      </w:pPr>
    </w:p>
    <w:p w14:paraId="652C1E57" w14:textId="153007F8" w:rsidR="000B5403" w:rsidRDefault="000B5403" w:rsidP="001E4615">
      <w:pPr>
        <w:jc w:val="both"/>
        <w:rPr>
          <w:rFonts w:ascii="Times New Roman" w:hAnsi="Times New Roman" w:cs="Times New Roman"/>
          <w:b/>
          <w:bCs/>
          <w:sz w:val="24"/>
          <w:szCs w:val="24"/>
          <w:lang w:val="en-US"/>
        </w:rPr>
      </w:pPr>
    </w:p>
    <w:p w14:paraId="6EAE7B73" w14:textId="6DE787F2" w:rsidR="000B5403" w:rsidRDefault="000B5403" w:rsidP="001E4615">
      <w:pPr>
        <w:jc w:val="both"/>
        <w:rPr>
          <w:rFonts w:ascii="Times New Roman" w:hAnsi="Times New Roman" w:cs="Times New Roman"/>
          <w:b/>
          <w:bCs/>
          <w:sz w:val="24"/>
          <w:szCs w:val="24"/>
          <w:lang w:val="en-US"/>
        </w:rPr>
      </w:pPr>
    </w:p>
    <w:p w14:paraId="66572E39" w14:textId="0CA2A9E0" w:rsidR="000B5403" w:rsidRDefault="000B5403" w:rsidP="001E4615">
      <w:pPr>
        <w:jc w:val="both"/>
        <w:rPr>
          <w:rFonts w:ascii="Times New Roman" w:hAnsi="Times New Roman" w:cs="Times New Roman"/>
          <w:b/>
          <w:bCs/>
          <w:sz w:val="24"/>
          <w:szCs w:val="24"/>
          <w:lang w:val="en-US"/>
        </w:rPr>
      </w:pPr>
    </w:p>
    <w:p w14:paraId="575B9FCF" w14:textId="3A797A1E" w:rsidR="000B5403" w:rsidRDefault="000B5403" w:rsidP="001E4615">
      <w:pPr>
        <w:jc w:val="both"/>
        <w:rPr>
          <w:rFonts w:ascii="Times New Roman" w:hAnsi="Times New Roman" w:cs="Times New Roman"/>
          <w:b/>
          <w:bCs/>
          <w:sz w:val="24"/>
          <w:szCs w:val="24"/>
          <w:lang w:val="en-US"/>
        </w:rPr>
      </w:pPr>
    </w:p>
    <w:p w14:paraId="614E95D5" w14:textId="43CED9AF" w:rsidR="000B5403" w:rsidRDefault="000B5403" w:rsidP="001E4615">
      <w:pPr>
        <w:jc w:val="both"/>
        <w:rPr>
          <w:rFonts w:ascii="Times New Roman" w:hAnsi="Times New Roman" w:cs="Times New Roman"/>
          <w:b/>
          <w:bCs/>
          <w:sz w:val="24"/>
          <w:szCs w:val="24"/>
          <w:lang w:val="en-US"/>
        </w:rPr>
      </w:pPr>
    </w:p>
    <w:p w14:paraId="7181EC3B" w14:textId="112DF9D9" w:rsidR="000B5403" w:rsidRDefault="000B5403" w:rsidP="001E4615">
      <w:pPr>
        <w:jc w:val="both"/>
        <w:rPr>
          <w:rFonts w:ascii="Times New Roman" w:hAnsi="Times New Roman" w:cs="Times New Roman"/>
          <w:b/>
          <w:bCs/>
          <w:sz w:val="24"/>
          <w:szCs w:val="24"/>
          <w:lang w:val="en-US"/>
        </w:rPr>
      </w:pPr>
    </w:p>
    <w:p w14:paraId="2BD6C117" w14:textId="7B2FD37D" w:rsidR="000B5403" w:rsidRDefault="000B5403" w:rsidP="001E4615">
      <w:pPr>
        <w:jc w:val="both"/>
        <w:rPr>
          <w:rFonts w:ascii="Times New Roman" w:hAnsi="Times New Roman" w:cs="Times New Roman"/>
          <w:b/>
          <w:bCs/>
          <w:sz w:val="24"/>
          <w:szCs w:val="24"/>
          <w:lang w:val="en-US"/>
        </w:rPr>
      </w:pPr>
    </w:p>
    <w:p w14:paraId="3D97FBCA" w14:textId="70335837" w:rsidR="001E4615" w:rsidRPr="00507769" w:rsidRDefault="00A47420" w:rsidP="001E4615">
      <w:pPr>
        <w:jc w:val="both"/>
        <w:rPr>
          <w:rFonts w:ascii="Times New Roman" w:hAnsi="Times New Roman" w:cs="Times New Roman"/>
          <w:b/>
          <w:bCs/>
          <w:sz w:val="24"/>
          <w:szCs w:val="24"/>
          <w:lang w:val="en-US"/>
        </w:rPr>
      </w:pPr>
      <w:r w:rsidRPr="00507769">
        <w:rPr>
          <w:rFonts w:ascii="Times New Roman" w:hAnsi="Times New Roman" w:cs="Times New Roman"/>
          <w:noProof/>
          <w:lang w:eastAsia="en-AU"/>
        </w:rPr>
        <w:lastRenderedPageBreak/>
        <w:drawing>
          <wp:inline distT="0" distB="0" distL="0" distR="0" wp14:anchorId="603D4C42" wp14:editId="78DD04DF">
            <wp:extent cx="5731510"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142105"/>
                    </a:xfrm>
                    <a:prstGeom prst="rect">
                      <a:avLst/>
                    </a:prstGeom>
                    <a:noFill/>
                    <a:ln>
                      <a:noFill/>
                    </a:ln>
                  </pic:spPr>
                </pic:pic>
              </a:graphicData>
            </a:graphic>
          </wp:inline>
        </w:drawing>
      </w:r>
    </w:p>
    <w:p w14:paraId="0AA33D4B" w14:textId="51A52F01" w:rsidR="001E4615" w:rsidRPr="00507769" w:rsidRDefault="001E4615" w:rsidP="001E4615">
      <w:pPr>
        <w:spacing w:line="276" w:lineRule="auto"/>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 xml:space="preserve">Fig. </w:t>
      </w:r>
      <w:r w:rsidR="00C50FF2">
        <w:rPr>
          <w:rFonts w:ascii="Times New Roman" w:hAnsi="Times New Roman" w:cs="Times New Roman"/>
          <w:b/>
          <w:bCs/>
          <w:sz w:val="24"/>
          <w:szCs w:val="24"/>
          <w:lang w:val="en-US"/>
        </w:rPr>
        <w:t>2</w:t>
      </w:r>
      <w:r w:rsidRPr="00507769">
        <w:rPr>
          <w:rFonts w:ascii="Times New Roman" w:hAnsi="Times New Roman" w:cs="Times New Roman"/>
          <w:b/>
          <w:bCs/>
          <w:sz w:val="24"/>
          <w:szCs w:val="24"/>
          <w:lang w:val="en-US"/>
        </w:rPr>
        <w:t>: Phylogeny of the diving ectotherms included in our meta-analysis.</w:t>
      </w:r>
      <w:r w:rsidRPr="00507769">
        <w:rPr>
          <w:rFonts w:ascii="Times New Roman" w:hAnsi="Times New Roman" w:cs="Times New Roman"/>
          <w:sz w:val="24"/>
          <w:szCs w:val="24"/>
          <w:lang w:val="en-US"/>
        </w:rPr>
        <w:t xml:space="preserve"> </w:t>
      </w:r>
      <w:r w:rsidRPr="00507769">
        <w:rPr>
          <w:rFonts w:ascii="Times New Roman" w:hAnsi="Times New Roman" w:cs="Times New Roman"/>
          <w:iCs/>
          <w:sz w:val="24"/>
          <w:szCs w:val="24"/>
          <w:lang w:val="en-US"/>
        </w:rPr>
        <w:t xml:space="preserve">We generated the phylogenetic tree using the TimeTree database </w:t>
      </w:r>
      <w:r w:rsidRPr="00507769">
        <w:rPr>
          <w:rFonts w:ascii="Times New Roman" w:hAnsi="Times New Roman" w:cs="Times New Roman"/>
          <w:sz w:val="24"/>
          <w:szCs w:val="24"/>
        </w:rPr>
        <w:fldChar w:fldCharType="begin"/>
      </w:r>
      <w:r w:rsidRPr="00507769">
        <w:rPr>
          <w:rFonts w:ascii="Times New Roman" w:hAnsi="Times New Roman" w:cs="Times New Roman"/>
          <w:sz w:val="24"/>
          <w:szCs w:val="24"/>
        </w:rPr>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Pr="00507769">
        <w:rPr>
          <w:rFonts w:ascii="Times New Roman" w:hAnsi="Times New Roman" w:cs="Times New Roman"/>
          <w:sz w:val="24"/>
          <w:szCs w:val="24"/>
        </w:rPr>
        <w:fldChar w:fldCharType="separate"/>
      </w:r>
      <w:r w:rsidRPr="00507769">
        <w:rPr>
          <w:rFonts w:ascii="Times New Roman" w:hAnsi="Times New Roman" w:cs="Times New Roman"/>
          <w:noProof/>
          <w:sz w:val="24"/>
          <w:szCs w:val="24"/>
        </w:rPr>
        <w:t>(timetree.org; Hedges et al., 2006)</w:t>
      </w:r>
      <w:r w:rsidRPr="00507769">
        <w:rPr>
          <w:rFonts w:ascii="Times New Roman" w:hAnsi="Times New Roman" w:cs="Times New Roman"/>
          <w:sz w:val="24"/>
          <w:szCs w:val="24"/>
        </w:rPr>
        <w:fldChar w:fldCharType="end"/>
      </w:r>
      <w:r w:rsidRPr="00507769">
        <w:rPr>
          <w:rFonts w:ascii="Times New Roman" w:hAnsi="Times New Roman" w:cs="Times New Roman"/>
          <w:sz w:val="24"/>
          <w:szCs w:val="24"/>
        </w:rPr>
        <w:t xml:space="preserve">. Bimodal breathing species names are shown in yellow and aerial breathing species are shown in green. </w:t>
      </w:r>
    </w:p>
    <w:p w14:paraId="33730F9C" w14:textId="77777777" w:rsidR="001E4615" w:rsidRPr="00507769" w:rsidRDefault="001E4615" w:rsidP="001E4615">
      <w:pPr>
        <w:jc w:val="both"/>
        <w:rPr>
          <w:rFonts w:ascii="Times New Roman" w:hAnsi="Times New Roman" w:cs="Times New Roman"/>
          <w:b/>
          <w:bCs/>
          <w:sz w:val="24"/>
          <w:szCs w:val="24"/>
          <w:lang w:val="en-US"/>
        </w:rPr>
      </w:pPr>
    </w:p>
    <w:p w14:paraId="602A9156" w14:textId="25BB53EF" w:rsidR="001E4615" w:rsidRPr="00507769" w:rsidRDefault="001E4615" w:rsidP="001E4615">
      <w:pPr>
        <w:jc w:val="both"/>
        <w:rPr>
          <w:rFonts w:ascii="Times New Roman" w:hAnsi="Times New Roman" w:cs="Times New Roman"/>
          <w:b/>
          <w:bCs/>
          <w:sz w:val="24"/>
          <w:szCs w:val="24"/>
          <w:lang w:val="en-US"/>
        </w:rPr>
      </w:pPr>
    </w:p>
    <w:p w14:paraId="1E8FC9B9" w14:textId="630AC9B6" w:rsidR="00845A02" w:rsidRPr="00507769" w:rsidRDefault="00845A02" w:rsidP="001E4615">
      <w:pPr>
        <w:jc w:val="both"/>
        <w:rPr>
          <w:rFonts w:ascii="Times New Roman" w:hAnsi="Times New Roman" w:cs="Times New Roman"/>
          <w:b/>
          <w:bCs/>
          <w:sz w:val="24"/>
          <w:szCs w:val="24"/>
          <w:lang w:val="en-US"/>
        </w:rPr>
      </w:pPr>
    </w:p>
    <w:p w14:paraId="2FE9440E" w14:textId="0333363D" w:rsidR="00845A02" w:rsidRDefault="00845A02" w:rsidP="001E4615">
      <w:pPr>
        <w:jc w:val="both"/>
        <w:rPr>
          <w:rFonts w:ascii="Times New Roman" w:hAnsi="Times New Roman" w:cs="Times New Roman"/>
          <w:b/>
          <w:bCs/>
          <w:sz w:val="24"/>
          <w:szCs w:val="24"/>
          <w:lang w:val="en-US"/>
        </w:rPr>
      </w:pPr>
    </w:p>
    <w:p w14:paraId="5EB4617B" w14:textId="7FA9A0D7" w:rsidR="00E62B1E" w:rsidRDefault="00E62B1E" w:rsidP="001E4615">
      <w:pPr>
        <w:jc w:val="both"/>
        <w:rPr>
          <w:rFonts w:ascii="Times New Roman" w:hAnsi="Times New Roman" w:cs="Times New Roman"/>
          <w:b/>
          <w:bCs/>
          <w:sz w:val="24"/>
          <w:szCs w:val="24"/>
          <w:lang w:val="en-US"/>
        </w:rPr>
      </w:pPr>
    </w:p>
    <w:p w14:paraId="298C4E0B" w14:textId="619B9CF6" w:rsidR="00E62B1E" w:rsidRDefault="00E62B1E" w:rsidP="001E4615">
      <w:pPr>
        <w:jc w:val="both"/>
        <w:rPr>
          <w:rFonts w:ascii="Times New Roman" w:hAnsi="Times New Roman" w:cs="Times New Roman"/>
          <w:b/>
          <w:bCs/>
          <w:sz w:val="24"/>
          <w:szCs w:val="24"/>
          <w:lang w:val="en-US"/>
        </w:rPr>
      </w:pPr>
    </w:p>
    <w:p w14:paraId="29E17916" w14:textId="19582F6B" w:rsidR="00E62B1E" w:rsidRDefault="00E62B1E" w:rsidP="001E4615">
      <w:pPr>
        <w:jc w:val="both"/>
        <w:rPr>
          <w:rFonts w:ascii="Times New Roman" w:hAnsi="Times New Roman" w:cs="Times New Roman"/>
          <w:b/>
          <w:bCs/>
          <w:sz w:val="24"/>
          <w:szCs w:val="24"/>
          <w:lang w:val="en-US"/>
        </w:rPr>
      </w:pPr>
    </w:p>
    <w:p w14:paraId="671FCDB2" w14:textId="203384C4" w:rsidR="00E62B1E" w:rsidRDefault="00E62B1E" w:rsidP="001E4615">
      <w:pPr>
        <w:jc w:val="both"/>
        <w:rPr>
          <w:rFonts w:ascii="Times New Roman" w:hAnsi="Times New Roman" w:cs="Times New Roman"/>
          <w:b/>
          <w:bCs/>
          <w:sz w:val="24"/>
          <w:szCs w:val="24"/>
          <w:lang w:val="en-US"/>
        </w:rPr>
      </w:pPr>
    </w:p>
    <w:p w14:paraId="73790913" w14:textId="3378BD06" w:rsidR="00E62B1E" w:rsidRDefault="00E62B1E" w:rsidP="001E4615">
      <w:pPr>
        <w:jc w:val="both"/>
        <w:rPr>
          <w:rFonts w:ascii="Times New Roman" w:hAnsi="Times New Roman" w:cs="Times New Roman"/>
          <w:b/>
          <w:bCs/>
          <w:sz w:val="24"/>
          <w:szCs w:val="24"/>
          <w:lang w:val="en-US"/>
        </w:rPr>
      </w:pPr>
    </w:p>
    <w:p w14:paraId="39F850F8" w14:textId="694C9E04" w:rsidR="00E62B1E" w:rsidRDefault="00E62B1E" w:rsidP="001E4615">
      <w:pPr>
        <w:jc w:val="both"/>
        <w:rPr>
          <w:rFonts w:ascii="Times New Roman" w:hAnsi="Times New Roman" w:cs="Times New Roman"/>
          <w:b/>
          <w:bCs/>
          <w:sz w:val="24"/>
          <w:szCs w:val="24"/>
          <w:lang w:val="en-US"/>
        </w:rPr>
      </w:pPr>
    </w:p>
    <w:p w14:paraId="3B56FAB6" w14:textId="4BEB5A24" w:rsidR="00E62B1E" w:rsidRDefault="00E62B1E" w:rsidP="001E4615">
      <w:pPr>
        <w:jc w:val="both"/>
        <w:rPr>
          <w:rFonts w:ascii="Times New Roman" w:hAnsi="Times New Roman" w:cs="Times New Roman"/>
          <w:b/>
          <w:bCs/>
          <w:sz w:val="24"/>
          <w:szCs w:val="24"/>
          <w:lang w:val="en-US"/>
        </w:rPr>
      </w:pPr>
    </w:p>
    <w:p w14:paraId="1EEE0753" w14:textId="6772495F" w:rsidR="00E62B1E" w:rsidRDefault="00E62B1E" w:rsidP="001E4615">
      <w:pPr>
        <w:jc w:val="both"/>
        <w:rPr>
          <w:rFonts w:ascii="Times New Roman" w:hAnsi="Times New Roman" w:cs="Times New Roman"/>
          <w:b/>
          <w:bCs/>
          <w:sz w:val="24"/>
          <w:szCs w:val="24"/>
          <w:lang w:val="en-US"/>
        </w:rPr>
      </w:pPr>
    </w:p>
    <w:p w14:paraId="2675A624" w14:textId="086E221B" w:rsidR="00E62B1E" w:rsidRDefault="00E62B1E" w:rsidP="001E4615">
      <w:pPr>
        <w:jc w:val="both"/>
        <w:rPr>
          <w:rFonts w:ascii="Times New Roman" w:hAnsi="Times New Roman" w:cs="Times New Roman"/>
          <w:b/>
          <w:bCs/>
          <w:sz w:val="24"/>
          <w:szCs w:val="24"/>
          <w:lang w:val="en-US"/>
        </w:rPr>
      </w:pPr>
    </w:p>
    <w:p w14:paraId="041F0D86" w14:textId="09E1331A" w:rsidR="00E62B1E" w:rsidRPr="00507769" w:rsidRDefault="005148C5" w:rsidP="001E4615">
      <w:pPr>
        <w:jc w:val="both"/>
        <w:rPr>
          <w:rFonts w:ascii="Times New Roman" w:hAnsi="Times New Roman" w:cs="Times New Roman"/>
          <w:b/>
          <w:bCs/>
          <w:sz w:val="24"/>
          <w:szCs w:val="24"/>
          <w:lang w:val="en-US"/>
        </w:rPr>
      </w:pPr>
      <w:r>
        <w:rPr>
          <w:noProof/>
          <w:lang w:eastAsia="en-AU"/>
        </w:rPr>
        <w:lastRenderedPageBreak/>
        <w:drawing>
          <wp:inline distT="0" distB="0" distL="0" distR="0" wp14:anchorId="68CB20DC" wp14:editId="207028FD">
            <wp:extent cx="5233035" cy="3865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3035" cy="3865880"/>
                    </a:xfrm>
                    <a:prstGeom prst="rect">
                      <a:avLst/>
                    </a:prstGeom>
                    <a:noFill/>
                    <a:ln>
                      <a:noFill/>
                    </a:ln>
                  </pic:spPr>
                </pic:pic>
              </a:graphicData>
            </a:graphic>
          </wp:inline>
        </w:drawing>
      </w:r>
    </w:p>
    <w:p w14:paraId="6F56A45C" w14:textId="61C9900F" w:rsidR="00845A02" w:rsidRPr="00507769" w:rsidRDefault="00845A02" w:rsidP="00845A02">
      <w:pPr>
        <w:spacing w:line="276" w:lineRule="auto"/>
        <w:jc w:val="both"/>
        <w:rPr>
          <w:rFonts w:ascii="Times New Roman" w:hAnsi="Times New Roman" w:cs="Times New Roman"/>
          <w:bCs/>
          <w:sz w:val="24"/>
          <w:szCs w:val="24"/>
          <w:lang w:val="en-US"/>
        </w:rPr>
      </w:pPr>
      <w:r w:rsidRPr="00507769">
        <w:rPr>
          <w:rFonts w:ascii="Times New Roman" w:hAnsi="Times New Roman" w:cs="Times New Roman"/>
          <w:b/>
          <w:sz w:val="24"/>
          <w:szCs w:val="24"/>
          <w:lang w:val="en-US"/>
        </w:rPr>
        <w:t xml:space="preserve">Fig. </w:t>
      </w:r>
      <w:r w:rsidR="00C50FF2">
        <w:rPr>
          <w:rFonts w:ascii="Times New Roman" w:hAnsi="Times New Roman" w:cs="Times New Roman"/>
          <w:b/>
          <w:sz w:val="24"/>
          <w:szCs w:val="24"/>
          <w:lang w:val="en-US"/>
        </w:rPr>
        <w:t>3</w:t>
      </w:r>
      <w:r w:rsidRPr="00507769">
        <w:rPr>
          <w:rFonts w:ascii="Times New Roman" w:hAnsi="Times New Roman" w:cs="Times New Roman"/>
          <w:b/>
          <w:sz w:val="24"/>
          <w:szCs w:val="24"/>
          <w:lang w:val="en-US"/>
        </w:rPr>
        <w:t>: Temperature coefficient (</w:t>
      </w:r>
      <w:r w:rsidRPr="00507769">
        <w:rPr>
          <w:rFonts w:ascii="Times New Roman" w:hAnsi="Times New Roman" w:cs="Times New Roman"/>
          <w:b/>
          <w:i/>
          <w:iCs/>
          <w:sz w:val="24"/>
          <w:szCs w:val="24"/>
          <w:lang w:val="en-US"/>
        </w:rPr>
        <w:t>Q</w:t>
      </w:r>
      <w:r w:rsidRPr="00507769">
        <w:rPr>
          <w:rFonts w:ascii="Times New Roman" w:hAnsi="Times New Roman" w:cs="Times New Roman"/>
          <w:b/>
          <w:sz w:val="24"/>
          <w:szCs w:val="24"/>
          <w:vertAlign w:val="subscript"/>
          <w:lang w:val="en-US"/>
        </w:rPr>
        <w:t>10</w:t>
      </w:r>
      <w:r w:rsidRPr="00507769">
        <w:rPr>
          <w:rFonts w:ascii="Times New Roman" w:hAnsi="Times New Roman" w:cs="Times New Roman"/>
          <w:b/>
          <w:sz w:val="24"/>
          <w:szCs w:val="24"/>
          <w:lang w:val="en-US"/>
        </w:rPr>
        <w:t xml:space="preserve">) values for dive durations across four orders </w:t>
      </w:r>
      <w:r w:rsidRPr="00507769">
        <w:rPr>
          <w:rFonts w:ascii="Times New Roman" w:hAnsi="Times New Roman" w:cs="Times New Roman"/>
          <w:b/>
          <w:bCs/>
          <w:sz w:val="24"/>
          <w:szCs w:val="24"/>
          <w:lang w:val="en-US"/>
        </w:rPr>
        <w:t>(from top to bottom:</w:t>
      </w:r>
      <w:r w:rsidRPr="00507769">
        <w:rPr>
          <w:rFonts w:ascii="Times New Roman" w:hAnsi="Times New Roman" w:cs="Times New Roman"/>
          <w:b/>
          <w:bCs/>
          <w:iCs/>
          <w:sz w:val="24"/>
          <w:szCs w:val="24"/>
          <w:lang w:val="en-US"/>
        </w:rPr>
        <w:t xml:space="preserve"> Testudines,</w:t>
      </w:r>
      <w:r w:rsidR="00E777C1">
        <w:rPr>
          <w:rFonts w:ascii="Times New Roman" w:hAnsi="Times New Roman" w:cs="Times New Roman"/>
          <w:b/>
          <w:bCs/>
          <w:iCs/>
          <w:sz w:val="24"/>
          <w:szCs w:val="24"/>
          <w:lang w:val="en-US"/>
        </w:rPr>
        <w:t xml:space="preserve"> </w:t>
      </w:r>
      <w:r w:rsidR="00E777C1" w:rsidRPr="00507769">
        <w:rPr>
          <w:rFonts w:ascii="Times New Roman" w:hAnsi="Times New Roman" w:cs="Times New Roman"/>
          <w:b/>
          <w:bCs/>
          <w:iCs/>
          <w:sz w:val="24"/>
          <w:szCs w:val="24"/>
          <w:lang w:val="en-US"/>
        </w:rPr>
        <w:t xml:space="preserve">Crocodilia, </w:t>
      </w:r>
      <w:r w:rsidRPr="00507769">
        <w:rPr>
          <w:rFonts w:ascii="Times New Roman" w:hAnsi="Times New Roman" w:cs="Times New Roman"/>
          <w:b/>
          <w:bCs/>
          <w:iCs/>
          <w:sz w:val="24"/>
          <w:szCs w:val="24"/>
          <w:lang w:val="en-US"/>
        </w:rPr>
        <w:t>Serpentes and Urodela) of diving ectotherms</w:t>
      </w:r>
      <w:r w:rsidR="00E777C1">
        <w:rPr>
          <w:rFonts w:ascii="Times New Roman" w:hAnsi="Times New Roman" w:cs="Times New Roman"/>
          <w:b/>
          <w:bCs/>
          <w:iCs/>
          <w:sz w:val="24"/>
          <w:szCs w:val="24"/>
          <w:lang w:val="en-US"/>
        </w:rPr>
        <w:t>, derived from laboratory-</w:t>
      </w:r>
      <w:r w:rsidR="00E62B1E">
        <w:rPr>
          <w:rFonts w:ascii="Times New Roman" w:hAnsi="Times New Roman" w:cs="Times New Roman"/>
          <w:b/>
          <w:bCs/>
          <w:iCs/>
          <w:sz w:val="24"/>
          <w:szCs w:val="24"/>
          <w:lang w:val="en-US"/>
        </w:rPr>
        <w:t xml:space="preserve"> (closed circles)</w:t>
      </w:r>
      <w:r w:rsidR="00E777C1">
        <w:rPr>
          <w:rFonts w:ascii="Times New Roman" w:hAnsi="Times New Roman" w:cs="Times New Roman"/>
          <w:b/>
          <w:bCs/>
          <w:iCs/>
          <w:sz w:val="24"/>
          <w:szCs w:val="24"/>
          <w:lang w:val="en-US"/>
        </w:rPr>
        <w:t xml:space="preserve"> and field-based</w:t>
      </w:r>
      <w:r w:rsidR="00E62B1E">
        <w:rPr>
          <w:rFonts w:ascii="Times New Roman" w:hAnsi="Times New Roman" w:cs="Times New Roman"/>
          <w:b/>
          <w:bCs/>
          <w:iCs/>
          <w:sz w:val="24"/>
          <w:szCs w:val="24"/>
          <w:lang w:val="en-US"/>
        </w:rPr>
        <w:t xml:space="preserve"> (open circles)</w:t>
      </w:r>
      <w:r w:rsidR="00E777C1">
        <w:rPr>
          <w:rFonts w:ascii="Times New Roman" w:hAnsi="Times New Roman" w:cs="Times New Roman"/>
          <w:b/>
          <w:bCs/>
          <w:iCs/>
          <w:sz w:val="24"/>
          <w:szCs w:val="24"/>
          <w:lang w:val="en-US"/>
        </w:rPr>
        <w:t xml:space="preserve"> studies</w:t>
      </w:r>
      <w:r w:rsidRPr="00507769">
        <w:rPr>
          <w:rFonts w:ascii="Times New Roman" w:hAnsi="Times New Roman" w:cs="Times New Roman"/>
          <w:b/>
          <w:bCs/>
          <w:iCs/>
          <w:sz w:val="24"/>
          <w:szCs w:val="24"/>
          <w:lang w:val="en-US"/>
        </w:rPr>
        <w:t xml:space="preserve">. </w:t>
      </w:r>
      <w:r w:rsidRPr="00507769">
        <w:rPr>
          <w:rFonts w:ascii="Times New Roman" w:hAnsi="Times New Roman" w:cs="Times New Roman"/>
          <w:iCs/>
          <w:sz w:val="24"/>
          <w:szCs w:val="24"/>
          <w:lang w:val="en-US"/>
        </w:rPr>
        <w:t>Temperature</w:t>
      </w:r>
      <w:r w:rsidRPr="00507769">
        <w:rPr>
          <w:rFonts w:ascii="Times New Roman" w:hAnsi="Times New Roman" w:cs="Times New Roman"/>
          <w:iCs/>
          <w:sz w:val="24"/>
          <w:szCs w:val="24"/>
          <w:vertAlign w:val="subscript"/>
          <w:lang w:val="en-US"/>
        </w:rPr>
        <w:t xml:space="preserve"> </w:t>
      </w:r>
      <w:r w:rsidRPr="00507769">
        <w:rPr>
          <w:rFonts w:ascii="Times New Roman" w:hAnsi="Times New Roman" w:cs="Times New Roman"/>
          <w:iCs/>
          <w:sz w:val="24"/>
          <w:szCs w:val="24"/>
          <w:lang w:val="en-US"/>
        </w:rPr>
        <w:t>coefficient values reflect the rate at which dive durations change</w:t>
      </w:r>
      <w:r w:rsidR="00E777C1">
        <w:rPr>
          <w:rFonts w:ascii="Times New Roman" w:hAnsi="Times New Roman" w:cs="Times New Roman"/>
          <w:iCs/>
          <w:sz w:val="24"/>
          <w:szCs w:val="24"/>
          <w:lang w:val="en-US"/>
        </w:rPr>
        <w:t>d</w:t>
      </w:r>
      <w:r w:rsidRPr="00507769">
        <w:rPr>
          <w:rFonts w:ascii="Times New Roman" w:hAnsi="Times New Roman" w:cs="Times New Roman"/>
          <w:iCs/>
          <w:sz w:val="24"/>
          <w:szCs w:val="24"/>
          <w:lang w:val="en-US"/>
        </w:rPr>
        <w:t xml:space="preserve"> over a 10°C increase in temperature.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 xml:space="preserve">10 </w:t>
      </w:r>
      <w:r w:rsidRPr="00507769">
        <w:rPr>
          <w:rFonts w:ascii="Times New Roman" w:hAnsi="Times New Roman" w:cs="Times New Roman"/>
          <w:bCs/>
          <w:sz w:val="24"/>
          <w:szCs w:val="24"/>
          <w:lang w:val="en-US"/>
        </w:rPr>
        <w:t>values of 1, 0.5 and 2 reflect no change in dive duration (marked by the vertical dotted line), a halv</w:t>
      </w:r>
      <w:r w:rsidR="00E777C1">
        <w:rPr>
          <w:rFonts w:ascii="Times New Roman" w:hAnsi="Times New Roman" w:cs="Times New Roman"/>
          <w:bCs/>
          <w:sz w:val="24"/>
          <w:szCs w:val="24"/>
          <w:lang w:val="en-US"/>
        </w:rPr>
        <w:t>i</w:t>
      </w:r>
      <w:r w:rsidRPr="00507769">
        <w:rPr>
          <w:rFonts w:ascii="Times New Roman" w:hAnsi="Times New Roman" w:cs="Times New Roman"/>
          <w:bCs/>
          <w:sz w:val="24"/>
          <w:szCs w:val="24"/>
          <w:lang w:val="en-US"/>
        </w:rPr>
        <w:t xml:space="preserve">ng of dive duration and a doubling of dive duration, respectively. Most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 xml:space="preserve">10 </w:t>
      </w:r>
      <w:r w:rsidRPr="00507769">
        <w:rPr>
          <w:rFonts w:ascii="Times New Roman" w:hAnsi="Times New Roman" w:cs="Times New Roman"/>
          <w:bCs/>
          <w:sz w:val="24"/>
          <w:szCs w:val="24"/>
          <w:lang w:val="en-US"/>
        </w:rPr>
        <w:t>values clustered around</w:t>
      </w:r>
      <w:r w:rsidRPr="00507769">
        <w:rPr>
          <w:rFonts w:ascii="Times New Roman" w:hAnsi="Times New Roman" w:cs="Times New Roman"/>
          <w:iCs/>
          <w:sz w:val="24"/>
          <w:szCs w:val="24"/>
          <w:lang w:val="en-US"/>
        </w:rPr>
        <w:t xml:space="preserve"> 0.38 (</w:t>
      </w:r>
      <w:r w:rsidRPr="00507769">
        <w:rPr>
          <w:rFonts w:ascii="Times New Roman" w:hAnsi="Times New Roman" w:cs="Times New Roman"/>
          <w:i/>
          <w:sz w:val="24"/>
          <w:szCs w:val="24"/>
          <w:lang w:val="en-US"/>
        </w:rPr>
        <w:t>Q</w:t>
      </w:r>
      <w:r w:rsidRPr="00507769">
        <w:rPr>
          <w:rFonts w:ascii="Times New Roman" w:hAnsi="Times New Roman" w:cs="Times New Roman"/>
          <w:iCs/>
          <w:sz w:val="24"/>
          <w:szCs w:val="24"/>
          <w:vertAlign w:val="subscript"/>
          <w:lang w:val="en-US"/>
        </w:rPr>
        <w:t xml:space="preserve">10 </w:t>
      </w:r>
      <w:r w:rsidRPr="00507769">
        <w:rPr>
          <w:rFonts w:ascii="Times New Roman" w:hAnsi="Times New Roman" w:cs="Times New Roman"/>
          <w:iCs/>
          <w:sz w:val="24"/>
          <w:szCs w:val="24"/>
          <w:lang w:val="en-US"/>
        </w:rPr>
        <w:t xml:space="preserve">= 0.38 ± 0.26, pooled across orders, mean ± S.D.) which equates to an approximate 62% decrease in dive durations for every 10°C increase in body temperature. Values are shown as mean ± S.D. with raw values overlaid. </w:t>
      </w:r>
    </w:p>
    <w:p w14:paraId="493690B8" w14:textId="217686BC" w:rsidR="00845A02" w:rsidRPr="00507769" w:rsidRDefault="00845A02" w:rsidP="001E4615">
      <w:pPr>
        <w:jc w:val="both"/>
        <w:rPr>
          <w:rFonts w:ascii="Times New Roman" w:hAnsi="Times New Roman" w:cs="Times New Roman"/>
          <w:b/>
          <w:bCs/>
          <w:sz w:val="24"/>
          <w:szCs w:val="24"/>
          <w:lang w:val="en-US"/>
        </w:rPr>
      </w:pPr>
    </w:p>
    <w:p w14:paraId="5B1BA4C6" w14:textId="59A63497" w:rsidR="00845A02" w:rsidRPr="00507769" w:rsidRDefault="00845A02" w:rsidP="001E4615">
      <w:pPr>
        <w:jc w:val="both"/>
        <w:rPr>
          <w:rFonts w:ascii="Times New Roman" w:hAnsi="Times New Roman" w:cs="Times New Roman"/>
          <w:b/>
          <w:bCs/>
          <w:sz w:val="24"/>
          <w:szCs w:val="24"/>
          <w:lang w:val="en-US"/>
        </w:rPr>
      </w:pPr>
    </w:p>
    <w:p w14:paraId="583C6057" w14:textId="14501429" w:rsidR="00845A02" w:rsidRPr="00507769" w:rsidRDefault="00845A02" w:rsidP="001E4615">
      <w:pPr>
        <w:jc w:val="both"/>
        <w:rPr>
          <w:rFonts w:ascii="Times New Roman" w:hAnsi="Times New Roman" w:cs="Times New Roman"/>
          <w:b/>
          <w:bCs/>
          <w:sz w:val="24"/>
          <w:szCs w:val="24"/>
          <w:lang w:val="en-US"/>
        </w:rPr>
      </w:pPr>
    </w:p>
    <w:p w14:paraId="5F2216C0" w14:textId="60461EA5" w:rsidR="00845A02" w:rsidRPr="00507769" w:rsidRDefault="00845A02" w:rsidP="001E4615">
      <w:pPr>
        <w:jc w:val="both"/>
        <w:rPr>
          <w:rFonts w:ascii="Times New Roman" w:hAnsi="Times New Roman" w:cs="Times New Roman"/>
          <w:b/>
          <w:bCs/>
          <w:sz w:val="24"/>
          <w:szCs w:val="24"/>
          <w:lang w:val="en-US"/>
        </w:rPr>
      </w:pPr>
    </w:p>
    <w:p w14:paraId="7D1287CA" w14:textId="1DA57A02" w:rsidR="00845A02" w:rsidRPr="00507769" w:rsidRDefault="00845A02" w:rsidP="001E4615">
      <w:pPr>
        <w:jc w:val="both"/>
        <w:rPr>
          <w:rFonts w:ascii="Times New Roman" w:hAnsi="Times New Roman" w:cs="Times New Roman"/>
          <w:b/>
          <w:bCs/>
          <w:sz w:val="24"/>
          <w:szCs w:val="24"/>
          <w:lang w:val="en-US"/>
        </w:rPr>
      </w:pPr>
    </w:p>
    <w:p w14:paraId="7046532C" w14:textId="41E06990" w:rsidR="00845A02" w:rsidRPr="00507769" w:rsidRDefault="00845A02" w:rsidP="001E4615">
      <w:pPr>
        <w:jc w:val="both"/>
        <w:rPr>
          <w:rFonts w:ascii="Times New Roman" w:hAnsi="Times New Roman" w:cs="Times New Roman"/>
          <w:b/>
          <w:bCs/>
          <w:sz w:val="24"/>
          <w:szCs w:val="24"/>
          <w:lang w:val="en-US"/>
        </w:rPr>
      </w:pPr>
    </w:p>
    <w:p w14:paraId="593E9FAA" w14:textId="23915BC3" w:rsidR="00845A02" w:rsidRPr="00507769" w:rsidRDefault="00845A02" w:rsidP="001E4615">
      <w:pPr>
        <w:jc w:val="both"/>
        <w:rPr>
          <w:rFonts w:ascii="Times New Roman" w:hAnsi="Times New Roman" w:cs="Times New Roman"/>
          <w:b/>
          <w:bCs/>
          <w:sz w:val="24"/>
          <w:szCs w:val="24"/>
          <w:lang w:val="en-US"/>
        </w:rPr>
      </w:pPr>
    </w:p>
    <w:p w14:paraId="1A79FE3E" w14:textId="67ADFE75" w:rsidR="00845A02" w:rsidRPr="00507769" w:rsidRDefault="00845A02" w:rsidP="001E4615">
      <w:pPr>
        <w:jc w:val="both"/>
        <w:rPr>
          <w:rFonts w:ascii="Times New Roman" w:hAnsi="Times New Roman" w:cs="Times New Roman"/>
          <w:b/>
          <w:bCs/>
          <w:sz w:val="24"/>
          <w:szCs w:val="24"/>
          <w:lang w:val="en-US"/>
        </w:rPr>
      </w:pPr>
    </w:p>
    <w:p w14:paraId="1907B05D" w14:textId="785CFBAD" w:rsidR="00845A02" w:rsidRPr="00507769" w:rsidRDefault="00845A02" w:rsidP="001E4615">
      <w:pPr>
        <w:jc w:val="both"/>
        <w:rPr>
          <w:rFonts w:ascii="Times New Roman" w:hAnsi="Times New Roman" w:cs="Times New Roman"/>
          <w:b/>
          <w:bCs/>
          <w:sz w:val="24"/>
          <w:szCs w:val="24"/>
          <w:lang w:val="en-US"/>
        </w:rPr>
      </w:pPr>
    </w:p>
    <w:p w14:paraId="22301C5A" w14:textId="3B6EFBA3" w:rsidR="00845A02" w:rsidRPr="00507769" w:rsidRDefault="00845A02" w:rsidP="001E4615">
      <w:pPr>
        <w:jc w:val="both"/>
        <w:rPr>
          <w:rFonts w:ascii="Times New Roman" w:hAnsi="Times New Roman" w:cs="Times New Roman"/>
          <w:b/>
          <w:bCs/>
          <w:sz w:val="24"/>
          <w:szCs w:val="24"/>
          <w:lang w:val="en-US"/>
        </w:rPr>
      </w:pPr>
    </w:p>
    <w:p w14:paraId="2BB88185" w14:textId="6F566113" w:rsidR="00845A02" w:rsidRPr="00507769" w:rsidRDefault="005148C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eastAsia="en-AU"/>
        </w:rPr>
        <w:lastRenderedPageBreak/>
        <w:drawing>
          <wp:inline distT="0" distB="0" distL="0" distR="0" wp14:anchorId="5FD70DA3" wp14:editId="6516E775">
            <wp:extent cx="5812325" cy="5328073"/>
            <wp:effectExtent l="0" t="0" r="0" b="635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1168" cy="5345346"/>
                    </a:xfrm>
                    <a:prstGeom prst="rect">
                      <a:avLst/>
                    </a:prstGeom>
                  </pic:spPr>
                </pic:pic>
              </a:graphicData>
            </a:graphic>
          </wp:inline>
        </w:drawing>
      </w:r>
    </w:p>
    <w:p w14:paraId="504AD6E7" w14:textId="5B8ECB1F" w:rsidR="00845A02" w:rsidRPr="00507769" w:rsidRDefault="00845A02" w:rsidP="001E4615">
      <w:pPr>
        <w:jc w:val="both"/>
        <w:rPr>
          <w:rFonts w:ascii="Times New Roman" w:hAnsi="Times New Roman" w:cs="Times New Roman"/>
          <w:b/>
          <w:bCs/>
          <w:sz w:val="24"/>
          <w:szCs w:val="24"/>
          <w:lang w:val="en-US"/>
        </w:rPr>
      </w:pPr>
    </w:p>
    <w:p w14:paraId="46C1FF8C" w14:textId="5073678B" w:rsidR="005148C5" w:rsidRPr="00507769" w:rsidRDefault="005148C5" w:rsidP="005148C5">
      <w:pPr>
        <w:autoSpaceDE w:val="0"/>
        <w:autoSpaceDN w:val="0"/>
        <w:adjustRightInd w:val="0"/>
        <w:spacing w:after="0" w:line="240" w:lineRule="auto"/>
        <w:contextualSpacing/>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 xml:space="preserve">Fig. </w:t>
      </w:r>
      <w:r w:rsidR="00C50FF2">
        <w:rPr>
          <w:rFonts w:ascii="Times New Roman" w:hAnsi="Times New Roman" w:cs="Times New Roman"/>
          <w:b/>
          <w:bCs/>
          <w:sz w:val="24"/>
          <w:szCs w:val="24"/>
          <w:lang w:val="en-US"/>
        </w:rPr>
        <w:t>4</w:t>
      </w:r>
      <w:r w:rsidRPr="00507769">
        <w:rPr>
          <w:rFonts w:ascii="Times New Roman" w:hAnsi="Times New Roman" w:cs="Times New Roman"/>
          <w:b/>
          <w:bCs/>
          <w:sz w:val="24"/>
          <w:szCs w:val="24"/>
          <w:lang w:val="en-US"/>
        </w:rPr>
        <w:t>: Overall meta-analytic results for the effect of an increase in temperature (</w:t>
      </w:r>
      <w:r>
        <w:rPr>
          <w:rFonts w:ascii="Times New Roman" w:hAnsi="Times New Roman" w:cs="Times New Roman"/>
          <w:b/>
          <w:bCs/>
          <w:sz w:val="24"/>
          <w:szCs w:val="24"/>
          <w:lang w:val="en-US"/>
        </w:rPr>
        <w:t xml:space="preserve">lab: </w:t>
      </w:r>
      <w:r w:rsidRPr="00507769">
        <w:rPr>
          <w:rFonts w:ascii="Times New Roman" w:hAnsi="Times New Roman" w:cs="Times New Roman"/>
          <w:b/>
          <w:bCs/>
          <w:sz w:val="24"/>
          <w:szCs w:val="24"/>
          <w:lang w:val="en-US"/>
        </w:rPr>
        <w:t xml:space="preserve">weighted </w:t>
      </w:r>
      <w:r w:rsidRPr="00507769">
        <w:rPr>
          <w:rFonts w:ascii="Times New Roman" w:hAnsi="Times New Roman" w:cs="Times New Roman"/>
          <w:b/>
          <w:bCs/>
          <w:iCs/>
          <w:sz w:val="24"/>
          <w:szCs w:val="24"/>
          <w:lang w:val="en-US"/>
        </w:rPr>
        <w:t>mean ± S.D. = 10.6 ± 11.8°C</w:t>
      </w:r>
      <w:r>
        <w:rPr>
          <w:rFonts w:ascii="Times New Roman" w:hAnsi="Times New Roman" w:cs="Times New Roman"/>
          <w:b/>
          <w:bCs/>
          <w:iCs/>
          <w:sz w:val="24"/>
          <w:szCs w:val="24"/>
          <w:lang w:val="en-US"/>
        </w:rPr>
        <w:t xml:space="preserve">; field: </w:t>
      </w:r>
      <w:r w:rsidRPr="00507769">
        <w:rPr>
          <w:rFonts w:ascii="Times New Roman" w:hAnsi="Times New Roman" w:cs="Times New Roman"/>
          <w:b/>
          <w:bCs/>
          <w:sz w:val="24"/>
          <w:szCs w:val="24"/>
          <w:lang w:val="en-US"/>
        </w:rPr>
        <w:t xml:space="preserve">weighted </w:t>
      </w:r>
      <w:r w:rsidRPr="00507769">
        <w:rPr>
          <w:rFonts w:ascii="Times New Roman" w:hAnsi="Times New Roman" w:cs="Times New Roman"/>
          <w:b/>
          <w:bCs/>
          <w:iCs/>
          <w:sz w:val="24"/>
          <w:szCs w:val="24"/>
          <w:lang w:val="en-US"/>
        </w:rPr>
        <w:t xml:space="preserve">mean ± S.D. = </w:t>
      </w:r>
      <w:r>
        <w:rPr>
          <w:rFonts w:ascii="Times New Roman" w:hAnsi="Times New Roman" w:cs="Times New Roman"/>
          <w:b/>
          <w:bCs/>
          <w:iCs/>
          <w:sz w:val="24"/>
          <w:szCs w:val="24"/>
          <w:lang w:val="en-US"/>
        </w:rPr>
        <w:t>4.79</w:t>
      </w:r>
      <w:r w:rsidRPr="00507769">
        <w:rPr>
          <w:rFonts w:ascii="Times New Roman" w:hAnsi="Times New Roman" w:cs="Times New Roman"/>
          <w:b/>
          <w:bCs/>
          <w:iCs/>
          <w:sz w:val="24"/>
          <w:szCs w:val="24"/>
          <w:lang w:val="en-US"/>
        </w:rPr>
        <w:t xml:space="preserve"> ± </w:t>
      </w:r>
      <w:r>
        <w:rPr>
          <w:rFonts w:ascii="Times New Roman" w:hAnsi="Times New Roman" w:cs="Times New Roman"/>
          <w:b/>
          <w:bCs/>
          <w:iCs/>
          <w:sz w:val="24"/>
          <w:szCs w:val="24"/>
          <w:lang w:val="en-US"/>
        </w:rPr>
        <w:t>5.60</w:t>
      </w:r>
      <w:r w:rsidRPr="00507769">
        <w:rPr>
          <w:rFonts w:ascii="Times New Roman" w:hAnsi="Times New Roman" w:cs="Times New Roman"/>
          <w:b/>
          <w:bCs/>
          <w:iCs/>
          <w:sz w:val="24"/>
          <w:szCs w:val="24"/>
          <w:lang w:val="en-US"/>
        </w:rPr>
        <w:t>°C)</w:t>
      </w:r>
      <w:r w:rsidRPr="00507769">
        <w:rPr>
          <w:rFonts w:ascii="Times New Roman" w:hAnsi="Times New Roman" w:cs="Times New Roman"/>
          <w:b/>
          <w:bCs/>
          <w:sz w:val="24"/>
          <w:szCs w:val="24"/>
          <w:lang w:val="en-US"/>
        </w:rPr>
        <w:t xml:space="preserve"> on dive duration means (</w:t>
      </w:r>
      <w:bookmarkStart w:id="14" w:name="OLE_LINK6"/>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RR,</w:t>
      </w:r>
      <w:bookmarkEnd w:id="14"/>
      <w:r w:rsidRPr="00507769">
        <w:rPr>
          <w:rFonts w:ascii="Times New Roman" w:hAnsi="Times New Roman" w:cs="Times New Roman"/>
          <w:b/>
          <w:bCs/>
          <w:sz w:val="24"/>
          <w:szCs w:val="24"/>
          <w:lang w:val="en-US"/>
        </w:rPr>
        <w:t xml:space="preserve"> A</w:t>
      </w:r>
      <w:r>
        <w:rPr>
          <w:rFonts w:ascii="Times New Roman" w:hAnsi="Times New Roman" w:cs="Times New Roman"/>
          <w:b/>
          <w:bCs/>
          <w:sz w:val="24"/>
          <w:szCs w:val="24"/>
          <w:lang w:val="en-US"/>
        </w:rPr>
        <w:t>, B</w:t>
      </w:r>
      <w:r w:rsidRPr="00507769">
        <w:rPr>
          <w:rFonts w:ascii="Times New Roman" w:hAnsi="Times New Roman" w:cs="Times New Roman"/>
          <w:b/>
          <w:bCs/>
          <w:sz w:val="24"/>
          <w:szCs w:val="24"/>
          <w:lang w:val="en-US"/>
        </w:rPr>
        <w:t>) and variability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 xml:space="preserve">CVR, </w:t>
      </w:r>
      <w:r>
        <w:rPr>
          <w:rFonts w:ascii="Times New Roman" w:hAnsi="Times New Roman" w:cs="Times New Roman"/>
          <w:b/>
          <w:bCs/>
          <w:sz w:val="24"/>
          <w:szCs w:val="24"/>
          <w:lang w:val="en-US"/>
        </w:rPr>
        <w:t>C,D</w:t>
      </w:r>
      <w:r w:rsidRPr="00507769">
        <w:rPr>
          <w:rFonts w:ascii="Times New Roman" w:hAnsi="Times New Roman" w:cs="Times New Roman"/>
          <w:b/>
          <w:bCs/>
          <w:sz w:val="24"/>
          <w:szCs w:val="24"/>
          <w:lang w:val="en-US"/>
        </w:rPr>
        <w:t>) in diving ectothermic vertebrates</w:t>
      </w:r>
      <w:r>
        <w:rPr>
          <w:rFonts w:ascii="Times New Roman" w:hAnsi="Times New Roman" w:cs="Times New Roman"/>
          <w:b/>
          <w:bCs/>
          <w:sz w:val="24"/>
          <w:szCs w:val="24"/>
          <w:lang w:val="en-US"/>
        </w:rPr>
        <w:t xml:space="preserve"> for laboratory based (A,C) and field-based (B,D) studies</w:t>
      </w:r>
      <w:r w:rsidRPr="00507769">
        <w:rPr>
          <w:rFonts w:ascii="Times New Roman" w:hAnsi="Times New Roman" w:cs="Times New Roman"/>
          <w:b/>
          <w:bCs/>
          <w:sz w:val="24"/>
          <w:szCs w:val="24"/>
          <w:lang w:val="en-US"/>
        </w:rPr>
        <w:t>.</w:t>
      </w:r>
      <w:r w:rsidRPr="00507769">
        <w:rPr>
          <w:rFonts w:ascii="Times New Roman" w:hAnsi="Times New Roman" w:cs="Times New Roman"/>
          <w:sz w:val="24"/>
          <w:szCs w:val="24"/>
          <w:lang w:val="en-US"/>
        </w:rPr>
        <w:t xml:space="preserve"> Data are presented as effect sizes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or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CVR) with 95% confidence intervals. The vertical, dotted zero line indicates no effect and effect sizes are considered significant when 95% confidence intervals do not cross with the zero line. Sample sizes for each group (k) and number of species (Sp) are provided. </w:t>
      </w:r>
    </w:p>
    <w:p w14:paraId="5D742AEB" w14:textId="77777777" w:rsidR="001E4615" w:rsidRPr="00507769" w:rsidRDefault="001E4615" w:rsidP="001E4615">
      <w:pPr>
        <w:rPr>
          <w:rFonts w:ascii="Times New Roman" w:hAnsi="Times New Roman" w:cs="Times New Roman"/>
        </w:rPr>
      </w:pPr>
    </w:p>
    <w:p w14:paraId="4C9F58E7" w14:textId="77777777" w:rsidR="001E4615" w:rsidRPr="00507769"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p>
    <w:p w14:paraId="18228677" w14:textId="007C38D4" w:rsidR="001E4615" w:rsidRPr="00507769" w:rsidRDefault="005148C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eastAsia="en-AU"/>
        </w:rPr>
        <w:lastRenderedPageBreak/>
        <w:drawing>
          <wp:inline distT="0" distB="0" distL="0" distR="0" wp14:anchorId="389CD5D0" wp14:editId="73C35A43">
            <wp:extent cx="5730707" cy="2776654"/>
            <wp:effectExtent l="0" t="0" r="0" b="5080"/>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4.png"/>
                    <pic:cNvPicPr/>
                  </pic:nvPicPr>
                  <pic:blipFill rotWithShape="1">
                    <a:blip r:embed="rId12" cstate="print">
                      <a:extLst>
                        <a:ext uri="{28A0092B-C50C-407E-A947-70E740481C1C}">
                          <a14:useLocalDpi xmlns:a14="http://schemas.microsoft.com/office/drawing/2010/main" val="0"/>
                        </a:ext>
                      </a:extLst>
                    </a:blip>
                    <a:srcRect t="28437" b="18713"/>
                    <a:stretch/>
                  </pic:blipFill>
                  <pic:spPr bwMode="auto">
                    <a:xfrm>
                      <a:off x="0" y="0"/>
                      <a:ext cx="5731510" cy="2777043"/>
                    </a:xfrm>
                    <a:prstGeom prst="rect">
                      <a:avLst/>
                    </a:prstGeom>
                    <a:ln>
                      <a:noFill/>
                    </a:ln>
                    <a:extLst>
                      <a:ext uri="{53640926-AAD7-44D8-BBD7-CCE9431645EC}">
                        <a14:shadowObscured xmlns:a14="http://schemas.microsoft.com/office/drawing/2010/main"/>
                      </a:ext>
                    </a:extLst>
                  </pic:spPr>
                </pic:pic>
              </a:graphicData>
            </a:graphic>
          </wp:inline>
        </w:drawing>
      </w:r>
    </w:p>
    <w:p w14:paraId="6BF7867F" w14:textId="16E19586" w:rsidR="001E4615" w:rsidRDefault="001E4615" w:rsidP="001E4615">
      <w:pPr>
        <w:jc w:val="both"/>
        <w:rPr>
          <w:rFonts w:ascii="Times New Roman" w:hAnsi="Times New Roman" w:cs="Times New Roman"/>
          <w:b/>
          <w:bCs/>
          <w:sz w:val="24"/>
          <w:szCs w:val="24"/>
          <w:lang w:val="en-US"/>
        </w:rPr>
      </w:pPr>
    </w:p>
    <w:p w14:paraId="6115C4D5" w14:textId="6C150C8F" w:rsidR="005148C5" w:rsidRPr="00507769" w:rsidRDefault="005148C5" w:rsidP="005148C5">
      <w:pPr>
        <w:spacing w:line="240" w:lineRule="auto"/>
        <w:contextualSpacing/>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 </w:t>
      </w:r>
      <w:r w:rsidR="00C50FF2">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w:t>
      </w:r>
      <w:r w:rsidRPr="00507769">
        <w:rPr>
          <w:rFonts w:ascii="Times New Roman" w:hAnsi="Times New Roman" w:cs="Times New Roman"/>
          <w:sz w:val="24"/>
          <w:szCs w:val="24"/>
          <w:lang w:val="en-US"/>
        </w:rPr>
        <w:t>Temperature increases decrease dive mean duration when controlling for the average temperature of the temperature treatment pair and body mass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w:t>
      </w:r>
      <w:r>
        <w:rPr>
          <w:rFonts w:ascii="Times New Roman" w:hAnsi="Times New Roman" w:cs="Times New Roman"/>
          <w:b/>
          <w:bCs/>
          <w:sz w:val="24"/>
          <w:szCs w:val="24"/>
          <w:lang w:val="en-US"/>
        </w:rPr>
        <w:t>A</w:t>
      </w:r>
      <w:r w:rsidRPr="00507769">
        <w:rPr>
          <w:rFonts w:ascii="Times New Roman" w:hAnsi="Times New Roman" w:cs="Times New Roman"/>
          <w:sz w:val="24"/>
          <w:szCs w:val="24"/>
          <w:lang w:val="en-US"/>
        </w:rPr>
        <w:t>). While there was a tendency for the variability in dive duration to increase these effects were not statistically distinguishable from no effect (0)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CVR, </w:t>
      </w:r>
      <w:r>
        <w:rPr>
          <w:rFonts w:ascii="Times New Roman" w:hAnsi="Times New Roman" w:cs="Times New Roman"/>
          <w:b/>
          <w:bCs/>
          <w:sz w:val="24"/>
          <w:szCs w:val="24"/>
          <w:lang w:val="en-US"/>
        </w:rPr>
        <w:t>B</w:t>
      </w:r>
      <w:r w:rsidRPr="00507769">
        <w:rPr>
          <w:rFonts w:ascii="Times New Roman" w:hAnsi="Times New Roman" w:cs="Times New Roman"/>
          <w:sz w:val="24"/>
          <w:szCs w:val="24"/>
          <w:lang w:val="en-US"/>
        </w:rPr>
        <w:t>).</w:t>
      </w:r>
      <w:r w:rsidRPr="00B65F7D">
        <w:rPr>
          <w:rFonts w:ascii="Times New Roman" w:hAnsi="Times New Roman" w:cs="Times New Roman"/>
          <w:sz w:val="24"/>
          <w:szCs w:val="24"/>
          <w:lang w:val="en-US"/>
        </w:rPr>
        <w:t xml:space="preserve"> </w:t>
      </w:r>
      <w:r w:rsidRPr="00507769">
        <w:rPr>
          <w:rFonts w:ascii="Times New Roman" w:hAnsi="Times New Roman" w:cs="Times New Roman"/>
          <w:sz w:val="24"/>
          <w:szCs w:val="24"/>
          <w:lang w:val="en-US"/>
        </w:rPr>
        <w:t>Data are presented as effect sizes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or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CVR) with 95% confidence intervals. The vertical, dotted zero line indicates no effect and effect sizes are considered significant when 95% confidence intervals do not cross with the zero line. Sample sizes for each group (k) and number of species (Sp) are provided. Abbreviations: ‘NS’ = not statistically significant; ‘*’ statistically significant deviation from effect size of 0.</w:t>
      </w:r>
    </w:p>
    <w:p w14:paraId="6731E089" w14:textId="18B03D21" w:rsidR="005148C5" w:rsidRDefault="005148C5" w:rsidP="005148C5">
      <w:pPr>
        <w:ind w:firstLine="720"/>
        <w:jc w:val="both"/>
        <w:rPr>
          <w:rFonts w:ascii="Times New Roman" w:hAnsi="Times New Roman" w:cs="Times New Roman"/>
          <w:b/>
          <w:bCs/>
          <w:sz w:val="24"/>
          <w:szCs w:val="24"/>
          <w:lang w:val="en-US"/>
        </w:rPr>
      </w:pPr>
    </w:p>
    <w:p w14:paraId="3C25DECD" w14:textId="74D10CD5" w:rsidR="005148C5" w:rsidRDefault="005148C5" w:rsidP="001E4615">
      <w:pPr>
        <w:jc w:val="both"/>
        <w:rPr>
          <w:rFonts w:ascii="Times New Roman" w:hAnsi="Times New Roman" w:cs="Times New Roman"/>
          <w:b/>
          <w:bCs/>
          <w:sz w:val="24"/>
          <w:szCs w:val="24"/>
          <w:lang w:val="en-US"/>
        </w:rPr>
      </w:pPr>
    </w:p>
    <w:p w14:paraId="12E6342E" w14:textId="728ADDF0" w:rsidR="005148C5" w:rsidRDefault="005148C5" w:rsidP="001E4615">
      <w:pPr>
        <w:jc w:val="both"/>
        <w:rPr>
          <w:rFonts w:ascii="Times New Roman" w:hAnsi="Times New Roman" w:cs="Times New Roman"/>
          <w:b/>
          <w:bCs/>
          <w:sz w:val="24"/>
          <w:szCs w:val="24"/>
          <w:lang w:val="en-US"/>
        </w:rPr>
      </w:pPr>
    </w:p>
    <w:p w14:paraId="547122B8" w14:textId="470BF514" w:rsidR="005148C5" w:rsidRDefault="005148C5" w:rsidP="001E4615">
      <w:pPr>
        <w:jc w:val="both"/>
        <w:rPr>
          <w:rFonts w:ascii="Times New Roman" w:hAnsi="Times New Roman" w:cs="Times New Roman"/>
          <w:b/>
          <w:bCs/>
          <w:sz w:val="24"/>
          <w:szCs w:val="24"/>
          <w:lang w:val="en-US"/>
        </w:rPr>
      </w:pPr>
    </w:p>
    <w:p w14:paraId="30C5D53C" w14:textId="7FE487D0" w:rsidR="005148C5" w:rsidRDefault="005148C5" w:rsidP="001E4615">
      <w:pPr>
        <w:jc w:val="both"/>
        <w:rPr>
          <w:rFonts w:ascii="Times New Roman" w:hAnsi="Times New Roman" w:cs="Times New Roman"/>
          <w:b/>
          <w:bCs/>
          <w:sz w:val="24"/>
          <w:szCs w:val="24"/>
          <w:lang w:val="en-US"/>
        </w:rPr>
      </w:pPr>
    </w:p>
    <w:p w14:paraId="7D3B314B" w14:textId="50149C32" w:rsidR="005148C5" w:rsidRDefault="005148C5" w:rsidP="001E4615">
      <w:pPr>
        <w:jc w:val="both"/>
        <w:rPr>
          <w:rFonts w:ascii="Times New Roman" w:hAnsi="Times New Roman" w:cs="Times New Roman"/>
          <w:b/>
          <w:bCs/>
          <w:sz w:val="24"/>
          <w:szCs w:val="24"/>
          <w:lang w:val="en-US"/>
        </w:rPr>
      </w:pPr>
    </w:p>
    <w:p w14:paraId="41B90185" w14:textId="77777777" w:rsidR="005148C5" w:rsidRPr="00507769" w:rsidRDefault="005148C5" w:rsidP="001E4615">
      <w:pPr>
        <w:jc w:val="both"/>
        <w:rPr>
          <w:rFonts w:ascii="Times New Roman" w:hAnsi="Times New Roman" w:cs="Times New Roman"/>
          <w:b/>
          <w:bCs/>
          <w:sz w:val="24"/>
          <w:szCs w:val="24"/>
          <w:lang w:val="en-US"/>
        </w:rPr>
      </w:pPr>
    </w:p>
    <w:p w14:paraId="11EF997F" w14:textId="3A2B2678" w:rsidR="001E4615" w:rsidRPr="00507769" w:rsidRDefault="005148C5" w:rsidP="001E4615">
      <w:pPr>
        <w:jc w:val="both"/>
        <w:rPr>
          <w:rFonts w:ascii="Times New Roman" w:hAnsi="Times New Roman" w:cs="Times New Roman"/>
          <w:b/>
          <w:bCs/>
          <w:sz w:val="24"/>
          <w:szCs w:val="24"/>
          <w:lang w:val="en-US"/>
        </w:rPr>
      </w:pPr>
      <w:r>
        <w:rPr>
          <w:rFonts w:ascii="Times New Roman" w:hAnsi="Times New Roman" w:cs="Times New Roman"/>
          <w:noProof/>
          <w:sz w:val="24"/>
          <w:szCs w:val="24"/>
          <w:lang w:eastAsia="en-AU"/>
        </w:rPr>
        <w:lastRenderedPageBreak/>
        <w:drawing>
          <wp:inline distT="0" distB="0" distL="0" distR="0" wp14:anchorId="246FADC6" wp14:editId="22A8B90D">
            <wp:extent cx="5731510" cy="2748280"/>
            <wp:effectExtent l="0" t="0" r="254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48280"/>
                    </a:xfrm>
                    <a:prstGeom prst="rect">
                      <a:avLst/>
                    </a:prstGeom>
                  </pic:spPr>
                </pic:pic>
              </a:graphicData>
            </a:graphic>
          </wp:inline>
        </w:drawing>
      </w:r>
    </w:p>
    <w:p w14:paraId="2FE04B38" w14:textId="3862059C" w:rsidR="001E4615" w:rsidRPr="00507769"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 xml:space="preserve">Fig. </w:t>
      </w:r>
      <w:r w:rsidR="00C50FF2">
        <w:rPr>
          <w:rFonts w:ascii="Times New Roman" w:hAnsi="Times New Roman" w:cs="Times New Roman"/>
          <w:b/>
          <w:bCs/>
          <w:sz w:val="24"/>
          <w:szCs w:val="24"/>
          <w:lang w:val="en-US"/>
        </w:rPr>
        <w:t>6</w:t>
      </w:r>
      <w:r w:rsidRPr="00507769">
        <w:rPr>
          <w:rFonts w:ascii="Times New Roman" w:hAnsi="Times New Roman" w:cs="Times New Roman"/>
          <w:b/>
          <w:bCs/>
          <w:sz w:val="24"/>
          <w:szCs w:val="24"/>
          <w:lang w:val="en-US"/>
        </w:rPr>
        <w:t>: Effects of temperature increase (</w:t>
      </w:r>
      <w:r w:rsidR="005438D1" w:rsidRPr="00507769">
        <w:rPr>
          <w:rFonts w:ascii="Times New Roman" w:hAnsi="Times New Roman" w:cs="Times New Roman"/>
          <w:b/>
          <w:bCs/>
          <w:sz w:val="24"/>
          <w:szCs w:val="24"/>
          <w:lang w:val="en-US"/>
        </w:rPr>
        <w:t xml:space="preserve">weighted </w:t>
      </w:r>
      <w:r w:rsidRPr="00507769">
        <w:rPr>
          <w:rFonts w:ascii="Times New Roman" w:hAnsi="Times New Roman" w:cs="Times New Roman"/>
          <w:b/>
          <w:bCs/>
          <w:iCs/>
          <w:sz w:val="24"/>
          <w:szCs w:val="24"/>
          <w:lang w:val="en-US"/>
        </w:rPr>
        <w:t xml:space="preserve">mean ± S.D. = </w:t>
      </w:r>
      <w:r w:rsidR="005438D1" w:rsidRPr="00507769">
        <w:rPr>
          <w:rFonts w:ascii="Times New Roman" w:hAnsi="Times New Roman" w:cs="Times New Roman"/>
          <w:b/>
          <w:bCs/>
          <w:iCs/>
          <w:sz w:val="24"/>
          <w:szCs w:val="24"/>
          <w:lang w:val="en-US"/>
        </w:rPr>
        <w:t>10.6 ± 11.8°C)</w:t>
      </w:r>
      <w:r w:rsidR="005438D1" w:rsidRPr="00507769">
        <w:rPr>
          <w:rFonts w:ascii="Times New Roman" w:hAnsi="Times New Roman" w:cs="Times New Roman"/>
          <w:iCs/>
          <w:sz w:val="24"/>
          <w:szCs w:val="24"/>
          <w:lang w:val="en-US"/>
        </w:rPr>
        <w:t xml:space="preserve"> </w:t>
      </w:r>
      <w:r w:rsidRPr="00507769">
        <w:rPr>
          <w:rFonts w:ascii="Times New Roman" w:hAnsi="Times New Roman" w:cs="Times New Roman"/>
          <w:b/>
          <w:bCs/>
          <w:sz w:val="24"/>
          <w:szCs w:val="24"/>
          <w:lang w:val="en-US"/>
        </w:rPr>
        <w:t>on dive duration means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RR, A) and variability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CVR, B) in aerial breathers and bimodal breathers.</w:t>
      </w:r>
      <w:r w:rsidRPr="00507769">
        <w:rPr>
          <w:rFonts w:ascii="Times New Roman" w:hAnsi="Times New Roman" w:cs="Times New Roman"/>
          <w:sz w:val="24"/>
          <w:szCs w:val="24"/>
          <w:lang w:val="en-US"/>
        </w:rPr>
        <w:t xml:space="preserve"> The effect of temperature increases on dive duration means and variability were comparable between aerial and bimodal breathers, when controlling for the average temperature of the temperature treatment pair and body mass. Data are presented as effect sizes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or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CVR) with 95% confidence intervals. The vertical, dotted zero line indicates no effect and effect sizes are considered significant when 95% confidence intervals do not cross with the zero line. Sample sizes for each group (k) and number of species (Sp) are provided.</w:t>
      </w:r>
    </w:p>
    <w:p w14:paraId="4AB27205" w14:textId="77777777" w:rsidR="001E4615" w:rsidRPr="00507769" w:rsidRDefault="001E4615" w:rsidP="001E4615">
      <w:pPr>
        <w:jc w:val="both"/>
        <w:rPr>
          <w:rFonts w:ascii="Times New Roman" w:hAnsi="Times New Roman" w:cs="Times New Roman"/>
          <w:b/>
          <w:bCs/>
          <w:sz w:val="24"/>
          <w:szCs w:val="24"/>
          <w:lang w:val="en-US"/>
        </w:rPr>
      </w:pPr>
    </w:p>
    <w:p w14:paraId="3ACCF904" w14:textId="77777777" w:rsidR="001E4615" w:rsidRPr="00507769" w:rsidRDefault="001E4615" w:rsidP="001E4615">
      <w:pPr>
        <w:jc w:val="both"/>
        <w:rPr>
          <w:rFonts w:ascii="Times New Roman" w:hAnsi="Times New Roman" w:cs="Times New Roman"/>
          <w:b/>
          <w:bCs/>
          <w:sz w:val="24"/>
          <w:szCs w:val="24"/>
          <w:lang w:val="en-US"/>
        </w:rPr>
      </w:pPr>
    </w:p>
    <w:p w14:paraId="6479E811" w14:textId="77777777" w:rsidR="001E4615" w:rsidRPr="00507769" w:rsidRDefault="001E4615" w:rsidP="001E4615">
      <w:pPr>
        <w:jc w:val="both"/>
        <w:rPr>
          <w:rFonts w:ascii="Times New Roman" w:hAnsi="Times New Roman" w:cs="Times New Roman"/>
          <w:b/>
          <w:bCs/>
          <w:sz w:val="24"/>
          <w:szCs w:val="24"/>
          <w:lang w:val="en-US"/>
        </w:rPr>
      </w:pPr>
    </w:p>
    <w:p w14:paraId="33C8B74F" w14:textId="77777777" w:rsidR="001E4615" w:rsidRPr="00507769" w:rsidRDefault="001E4615" w:rsidP="001E4615">
      <w:pPr>
        <w:jc w:val="both"/>
        <w:rPr>
          <w:rFonts w:ascii="Times New Roman" w:hAnsi="Times New Roman" w:cs="Times New Roman"/>
          <w:b/>
          <w:bCs/>
          <w:sz w:val="24"/>
          <w:szCs w:val="24"/>
          <w:lang w:val="en-US"/>
        </w:rPr>
      </w:pPr>
    </w:p>
    <w:p w14:paraId="362D1117" w14:textId="77777777" w:rsidR="001E4615" w:rsidRPr="00507769" w:rsidRDefault="001E4615" w:rsidP="001E4615">
      <w:pPr>
        <w:jc w:val="both"/>
        <w:rPr>
          <w:rFonts w:ascii="Times New Roman" w:hAnsi="Times New Roman" w:cs="Times New Roman"/>
          <w:b/>
          <w:bCs/>
          <w:sz w:val="24"/>
          <w:szCs w:val="24"/>
          <w:lang w:val="en-US"/>
        </w:rPr>
      </w:pPr>
    </w:p>
    <w:p w14:paraId="79F56C74" w14:textId="77777777" w:rsidR="001E4615" w:rsidRPr="00507769" w:rsidRDefault="001E4615" w:rsidP="001E4615">
      <w:pPr>
        <w:jc w:val="both"/>
        <w:rPr>
          <w:rFonts w:ascii="Times New Roman" w:hAnsi="Times New Roman" w:cs="Times New Roman"/>
          <w:b/>
          <w:bCs/>
          <w:sz w:val="24"/>
          <w:szCs w:val="24"/>
          <w:lang w:val="en-US"/>
        </w:rPr>
      </w:pPr>
    </w:p>
    <w:p w14:paraId="574E9AD2" w14:textId="77777777" w:rsidR="001E4615" w:rsidRPr="00507769" w:rsidRDefault="001E4615" w:rsidP="001E4615">
      <w:pPr>
        <w:jc w:val="both"/>
        <w:rPr>
          <w:rFonts w:ascii="Times New Roman" w:hAnsi="Times New Roman" w:cs="Times New Roman"/>
          <w:b/>
          <w:bCs/>
          <w:sz w:val="24"/>
          <w:szCs w:val="24"/>
          <w:lang w:val="en-US"/>
        </w:rPr>
      </w:pPr>
    </w:p>
    <w:p w14:paraId="7D964DB7" w14:textId="77777777" w:rsidR="001E4615" w:rsidRPr="00507769" w:rsidRDefault="001E4615" w:rsidP="001E4615">
      <w:pPr>
        <w:jc w:val="both"/>
        <w:rPr>
          <w:rFonts w:ascii="Times New Roman" w:hAnsi="Times New Roman" w:cs="Times New Roman"/>
          <w:b/>
          <w:bCs/>
          <w:sz w:val="24"/>
          <w:szCs w:val="24"/>
          <w:lang w:val="en-US"/>
        </w:rPr>
      </w:pPr>
    </w:p>
    <w:p w14:paraId="0A30671C" w14:textId="77777777" w:rsidR="001E4615" w:rsidRPr="00507769" w:rsidRDefault="001E4615" w:rsidP="001E4615">
      <w:pPr>
        <w:jc w:val="both"/>
        <w:rPr>
          <w:rFonts w:ascii="Times New Roman" w:hAnsi="Times New Roman" w:cs="Times New Roman"/>
          <w:b/>
          <w:bCs/>
          <w:sz w:val="24"/>
          <w:szCs w:val="24"/>
          <w:lang w:val="en-US"/>
        </w:rPr>
      </w:pPr>
    </w:p>
    <w:p w14:paraId="7DF059EF" w14:textId="77777777" w:rsidR="001E4615" w:rsidRPr="00507769" w:rsidRDefault="001E4615" w:rsidP="001E4615">
      <w:pPr>
        <w:jc w:val="both"/>
        <w:rPr>
          <w:rFonts w:ascii="Times New Roman" w:hAnsi="Times New Roman" w:cs="Times New Roman"/>
          <w:b/>
          <w:bCs/>
          <w:sz w:val="24"/>
          <w:szCs w:val="24"/>
          <w:lang w:val="en-US"/>
        </w:rPr>
      </w:pPr>
    </w:p>
    <w:p w14:paraId="4AE7FAEC" w14:textId="77777777" w:rsidR="004F2092" w:rsidRPr="00507769" w:rsidRDefault="004F2092" w:rsidP="00CA7277">
      <w:pPr>
        <w:pStyle w:val="Default"/>
        <w:spacing w:line="276" w:lineRule="auto"/>
        <w:jc w:val="both"/>
        <w:rPr>
          <w:bCs/>
        </w:rPr>
      </w:pPr>
    </w:p>
    <w:p w14:paraId="3F4C49A4" w14:textId="77777777" w:rsidR="004F2092" w:rsidRPr="00507769" w:rsidRDefault="004F2092" w:rsidP="00CA7277">
      <w:pPr>
        <w:pStyle w:val="Default"/>
        <w:spacing w:line="276" w:lineRule="auto"/>
        <w:jc w:val="both"/>
        <w:rPr>
          <w:bCs/>
        </w:rPr>
      </w:pPr>
    </w:p>
    <w:p w14:paraId="6CB1F304" w14:textId="77777777" w:rsidR="004F2092" w:rsidRPr="00507769" w:rsidRDefault="004F2092" w:rsidP="00CA7277">
      <w:pPr>
        <w:pStyle w:val="Default"/>
        <w:spacing w:line="276" w:lineRule="auto"/>
        <w:jc w:val="both"/>
        <w:rPr>
          <w:bCs/>
        </w:rPr>
      </w:pPr>
      <w:r w:rsidRPr="00507769">
        <w:rPr>
          <w:bCs/>
        </w:rPr>
        <w:t xml:space="preserve"> </w:t>
      </w:r>
    </w:p>
    <w:p w14:paraId="19941B4C" w14:textId="1292093D" w:rsidR="004F2092" w:rsidRPr="00507769" w:rsidRDefault="004F2092"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br w:type="page"/>
      </w:r>
    </w:p>
    <w:p w14:paraId="7BB167A9" w14:textId="3FE6C026" w:rsidR="00F875C4" w:rsidRPr="00507769" w:rsidRDefault="00AD45B1"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lastRenderedPageBreak/>
        <w:t xml:space="preserve">Supplementary material </w:t>
      </w:r>
    </w:p>
    <w:p w14:paraId="6C2DCE30" w14:textId="12663E89" w:rsidR="005577F1" w:rsidRPr="00507769" w:rsidRDefault="005577F1" w:rsidP="005577F1">
      <w:pPr>
        <w:spacing w:after="200" w:line="276" w:lineRule="auto"/>
        <w:jc w:val="both"/>
        <w:rPr>
          <w:rFonts w:ascii="Times New Roman" w:hAnsi="Times New Roman" w:cs="Times New Roman"/>
        </w:rPr>
      </w:pPr>
      <w:r w:rsidRPr="00507769">
        <w:rPr>
          <w:rFonts w:ascii="Times New Roman" w:hAnsi="Times New Roman" w:cs="Times New Roman"/>
          <w:noProof/>
          <w:lang w:eastAsia="en-AU"/>
        </w:rPr>
        <mc:AlternateContent>
          <mc:Choice Requires="wpg">
            <w:drawing>
              <wp:anchor distT="0" distB="0" distL="114300" distR="114300" simplePos="0" relativeHeight="251659264" behindDoc="0" locked="0" layoutInCell="1" allowOverlap="1" wp14:anchorId="4B052ADF" wp14:editId="171348BD">
                <wp:simplePos x="0" y="0"/>
                <wp:positionH relativeFrom="margin">
                  <wp:posOffset>0</wp:posOffset>
                </wp:positionH>
                <wp:positionV relativeFrom="paragraph">
                  <wp:posOffset>23495</wp:posOffset>
                </wp:positionV>
                <wp:extent cx="6292850" cy="7289012"/>
                <wp:effectExtent l="0" t="0" r="12700" b="26670"/>
                <wp:wrapNone/>
                <wp:docPr id="99" name="Group 99"/>
                <wp:cNvGraphicFramePr/>
                <a:graphic xmlns:a="http://schemas.openxmlformats.org/drawingml/2006/main">
                  <a:graphicData uri="http://schemas.microsoft.com/office/word/2010/wordprocessingGroup">
                    <wpg:wgp>
                      <wpg:cNvGrpSpPr/>
                      <wpg:grpSpPr>
                        <a:xfrm>
                          <a:off x="0" y="0"/>
                          <a:ext cx="6292850" cy="7289012"/>
                          <a:chOff x="21" y="-380989"/>
                          <a:chExt cx="6293178" cy="7289260"/>
                        </a:xfrm>
                      </wpg:grpSpPr>
                      <wps:wsp>
                        <wps:cNvPr id="101" name="Rounded Rectangle 101"/>
                        <wps:cNvSpPr/>
                        <wps:spPr>
                          <a:xfrm>
                            <a:off x="855104" y="-342900"/>
                            <a:ext cx="5114290" cy="1094013"/>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36219612" w14:textId="0F08D26F" w:rsidR="000B5403" w:rsidRPr="00276E91" w:rsidRDefault="000B5403"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“crocod*” OR “newt*</w:t>
                              </w:r>
                              <w:r>
                                <w:rPr>
                                  <w:rFonts w:ascii="Times" w:hAnsi="Times" w:cstheme="minorHAnsi"/>
                                  <w:bCs/>
                                  <w:color w:val="000000" w:themeColor="text1"/>
                                  <w:sz w:val="20"/>
                                  <w:szCs w:val="20"/>
                                  <w:lang w:val="en-US"/>
                                </w:rPr>
                                <w:t xml:space="preserve"> OR alligator OR caiman</w:t>
                              </w:r>
                              <w:r w:rsidRPr="00276E91">
                                <w:rPr>
                                  <w:rFonts w:ascii="Times" w:hAnsi="Times" w:cstheme="minorHAnsi"/>
                                  <w:bCs/>
                                  <w:color w:val="000000" w:themeColor="text1"/>
                                  <w:sz w:val="20"/>
                                  <w:szCs w:val="20"/>
                                  <w:lang w:val="en-US"/>
                                </w:rPr>
                                <w:t>”) in WoS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“crocod*” OR “newt*”) in Scopus</w:t>
                              </w:r>
                              <w:r>
                                <w:rPr>
                                  <w:rFonts w:ascii="Times" w:hAnsi="Times" w:cstheme="minorHAnsi"/>
                                  <w:bCs/>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855239" y="964642"/>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186F147" w14:textId="77777777" w:rsidR="000B5403" w:rsidRPr="005D63CB" w:rsidRDefault="000B5403"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0B5403" w:rsidRPr="00B03D61" w:rsidRDefault="000B540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ounded Rectangle 111"/>
                        <wps:cNvSpPr/>
                        <wps:spPr>
                          <a:xfrm>
                            <a:off x="2794571" y="964642"/>
                            <a:ext cx="1294130"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0BFBEA9" w14:textId="77777777" w:rsidR="000B5403" w:rsidRPr="005D63CB" w:rsidRDefault="000B5403"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0B5403" w:rsidRPr="00B03D61" w:rsidRDefault="000B540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342017" y="964642"/>
                            <a:ext cx="162877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CECBA04" w14:textId="77777777" w:rsidR="000B5403" w:rsidRPr="00B03D61" w:rsidRDefault="000B5403"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0B5403" w:rsidRPr="00B03D61" w:rsidRDefault="000B540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utoShape 3"/>
                        <wps:cNvSpPr>
                          <a:spLocks/>
                        </wps:cNvSpPr>
                        <wps:spPr bwMode="auto">
                          <a:xfrm rot="16200000">
                            <a:off x="-1197099" y="3183009"/>
                            <a:ext cx="2775569" cy="357120"/>
                          </a:xfrm>
                          <a:prstGeom prst="roundRect">
                            <a:avLst>
                              <a:gd name="adj" fmla="val 16667"/>
                            </a:avLst>
                          </a:prstGeom>
                          <a:solidFill>
                            <a:srgbClr val="CCECFF"/>
                          </a:solidFill>
                          <a:ln w="12700">
                            <a:solidFill>
                              <a:sysClr val="windowText" lastClr="000000"/>
                            </a:solidFill>
                            <a:round/>
                            <a:headEnd/>
                            <a:tailEnd/>
                          </a:ln>
                        </wps:spPr>
                        <wps:txbx>
                          <w:txbxContent>
                            <w:p w14:paraId="71480861" w14:textId="77777777" w:rsidR="000B5403" w:rsidRPr="00242CCE" w:rsidRDefault="000B5403"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wps:txbx>
                        <wps:bodyPr rot="0" vert="vert270" wrap="square" lIns="45720" tIns="45720" rIns="45720" bIns="45720" anchor="t" anchorCtr="0" upright="1">
                          <a:noAutofit/>
                        </wps:bodyPr>
                      </wps:wsp>
                      <wps:wsp>
                        <wps:cNvPr id="114" name="Rounded Rectangle 114"/>
                        <wps:cNvSpPr/>
                        <wps:spPr>
                          <a:xfrm>
                            <a:off x="1832580" y="1982177"/>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3765BDC" w14:textId="58E748AB" w:rsidR="000B5403" w:rsidRPr="00B03D61" w:rsidRDefault="000B540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4466930" y="3007109"/>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AEFE96" w14:textId="77777777" w:rsidR="000B5403" w:rsidRPr="00B03D61" w:rsidRDefault="000B5403"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0B5403" w:rsidRPr="00B03D61" w:rsidRDefault="000B540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869893" y="3039870"/>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0B7D55" w14:textId="77777777" w:rsidR="000B5403" w:rsidRPr="00B03D61" w:rsidRDefault="000B5403"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0B5403" w:rsidRPr="00B03D61" w:rsidRDefault="000B540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ounded Rectangle 119"/>
                        <wps:cNvSpPr/>
                        <wps:spPr>
                          <a:xfrm>
                            <a:off x="1800263" y="4791251"/>
                            <a:ext cx="1765079" cy="87143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CC3680A" w14:textId="31424017" w:rsidR="000B5403" w:rsidRPr="00B03D61" w:rsidRDefault="000B5403"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0B5403" w:rsidRDefault="000B5403"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0B5403" w:rsidRPr="00B03D61" w:rsidRDefault="000B5403"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4483536" y="4762686"/>
                            <a:ext cx="1809663" cy="96604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C3EC8F" w14:textId="77777777" w:rsidR="000B5403" w:rsidRPr="00B03D61" w:rsidRDefault="000B5403"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0B5403" w:rsidRPr="00B03D61" w:rsidRDefault="000B540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AutoShape 5"/>
                        <wps:cNvSpPr>
                          <a:spLocks/>
                        </wps:cNvSpPr>
                        <wps:spPr bwMode="auto">
                          <a:xfrm rot="16200000">
                            <a:off x="-258264" y="5211605"/>
                            <a:ext cx="901479" cy="353429"/>
                          </a:xfrm>
                          <a:prstGeom prst="roundRect">
                            <a:avLst>
                              <a:gd name="adj" fmla="val 16667"/>
                            </a:avLst>
                          </a:prstGeom>
                          <a:solidFill>
                            <a:srgbClr val="CCECFF"/>
                          </a:solidFill>
                          <a:ln w="12700">
                            <a:solidFill>
                              <a:sysClr val="windowText" lastClr="000000"/>
                            </a:solidFill>
                            <a:round/>
                            <a:headEnd/>
                            <a:tailEnd/>
                          </a:ln>
                        </wps:spPr>
                        <wps:txbx>
                          <w:txbxContent>
                            <w:p w14:paraId="79046B65" w14:textId="77777777" w:rsidR="000B5403" w:rsidRPr="00B03D61" w:rsidRDefault="000B5403"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wps:txbx>
                        <wps:bodyPr rot="0" vert="vert270" wrap="square" lIns="45720" tIns="45720" rIns="45720" bIns="45720" anchor="t" anchorCtr="0" upright="1">
                          <a:noAutofit/>
                        </wps:bodyPr>
                      </wps:wsp>
                      <wps:wsp>
                        <wps:cNvPr id="122" name="AutoShape 6"/>
                        <wps:cNvSpPr>
                          <a:spLocks/>
                        </wps:cNvSpPr>
                        <wps:spPr bwMode="auto">
                          <a:xfrm rot="16200000">
                            <a:off x="-852953" y="473306"/>
                            <a:ext cx="2076422" cy="367831"/>
                          </a:xfrm>
                          <a:prstGeom prst="roundRect">
                            <a:avLst>
                              <a:gd name="adj" fmla="val 16667"/>
                            </a:avLst>
                          </a:prstGeom>
                          <a:solidFill>
                            <a:srgbClr val="CCECFF"/>
                          </a:solidFill>
                          <a:ln w="12700">
                            <a:solidFill>
                              <a:sysClr val="windowText" lastClr="000000"/>
                            </a:solidFill>
                            <a:round/>
                            <a:headEnd/>
                            <a:tailEnd/>
                          </a:ln>
                        </wps:spPr>
                        <wps:txbx>
                          <w:txbxContent>
                            <w:p w14:paraId="3998F7EE" w14:textId="77777777" w:rsidR="000B5403" w:rsidRPr="00242CCE" w:rsidRDefault="000B5403"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wps:txbx>
                        <wps:bodyPr rot="0" vert="vert270" wrap="square" lIns="45720" tIns="45720" rIns="45720" bIns="45720" anchor="t" anchorCtr="0" upright="1">
                          <a:noAutofit/>
                        </wps:bodyPr>
                      </wps:wsp>
                      <wps:wsp>
                        <wps:cNvPr id="123" name="AutoShape 4"/>
                        <wps:cNvSpPr>
                          <a:spLocks/>
                        </wps:cNvSpPr>
                        <wps:spPr bwMode="auto">
                          <a:xfrm rot="16200000">
                            <a:off x="-236532" y="6302547"/>
                            <a:ext cx="842277" cy="369171"/>
                          </a:xfrm>
                          <a:prstGeom prst="roundRect">
                            <a:avLst>
                              <a:gd name="adj" fmla="val 16667"/>
                            </a:avLst>
                          </a:prstGeom>
                          <a:solidFill>
                            <a:srgbClr val="CCECFF"/>
                          </a:solidFill>
                          <a:ln w="12700">
                            <a:solidFill>
                              <a:sysClr val="windowText" lastClr="000000"/>
                            </a:solidFill>
                            <a:round/>
                            <a:headEnd/>
                            <a:tailEnd/>
                          </a:ln>
                        </wps:spPr>
                        <wps:txbx>
                          <w:txbxContent>
                            <w:p w14:paraId="3C6C3137" w14:textId="77777777" w:rsidR="000B5403" w:rsidRPr="00242CCE" w:rsidRDefault="000B5403"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wps:txbx>
                        <wps:bodyPr rot="0" vert="vert270" wrap="square" lIns="45720" tIns="45720" rIns="45720" bIns="45720" anchor="t" anchorCtr="0" upright="1">
                          <a:noAutofit/>
                        </wps:bodyPr>
                      </wps:wsp>
                      <wps:wsp>
                        <wps:cNvPr id="124" name="Rounded Rectangle 124"/>
                        <wps:cNvSpPr/>
                        <wps:spPr>
                          <a:xfrm>
                            <a:off x="1705085" y="6010519"/>
                            <a:ext cx="1952562" cy="885829"/>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DA8D6F6" w14:textId="77777777" w:rsidR="000B5403" w:rsidRPr="00B03D61" w:rsidRDefault="000B5403"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0B5403" w:rsidRPr="00B03D61" w:rsidRDefault="000B5403"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a:off x="1682413"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6" name="Straight Arrow Connector 126"/>
                        <wps:cNvCnPr/>
                        <wps:spPr>
                          <a:xfrm>
                            <a:off x="3440875"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7" name="Straight Arrow Connector 127"/>
                        <wps:cNvCnPr/>
                        <wps:spPr>
                          <a:xfrm>
                            <a:off x="5209385" y="743578"/>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8" name="Straight Arrow Connector 128"/>
                        <wps:cNvCnPr/>
                        <wps:spPr>
                          <a:xfrm>
                            <a:off x="2144638"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s:wsp>
                        <wps:cNvPr id="129" name="Elbow Connector 129"/>
                        <wps:cNvCnPr/>
                        <wps:spPr>
                          <a:xfrm flipH="1">
                            <a:off x="3493210" y="1730968"/>
                            <a:ext cx="1720353" cy="615346"/>
                          </a:xfrm>
                          <a:prstGeom prst="bentConnector3">
                            <a:avLst>
                              <a:gd name="adj1" fmla="val 2"/>
                            </a:avLst>
                          </a:prstGeom>
                          <a:noFill/>
                          <a:ln w="12700" cap="flat" cmpd="sng" algn="ctr">
                            <a:solidFill>
                              <a:sysClr val="windowText" lastClr="000000"/>
                            </a:solidFill>
                            <a:prstDash val="solid"/>
                            <a:miter lim="800000"/>
                            <a:tailEnd type="triangle"/>
                          </a:ln>
                          <a:effectLst/>
                        </wps:spPr>
                        <wps:bodyPr/>
                      </wps:wsp>
                      <wps:wsp>
                        <wps:cNvPr id="130" name="Straight Arrow Connector 130"/>
                        <wps:cNvCnPr/>
                        <wps:spPr>
                          <a:xfrm>
                            <a:off x="2677200" y="2733151"/>
                            <a:ext cx="0" cy="262255"/>
                          </a:xfrm>
                          <a:prstGeom prst="straightConnector1">
                            <a:avLst/>
                          </a:prstGeom>
                          <a:noFill/>
                          <a:ln w="12700" cap="flat" cmpd="sng" algn="ctr">
                            <a:solidFill>
                              <a:sysClr val="windowText" lastClr="000000"/>
                            </a:solidFill>
                            <a:prstDash val="solid"/>
                            <a:miter lim="800000"/>
                            <a:tailEnd type="triangle"/>
                          </a:ln>
                          <a:effectLst/>
                        </wps:spPr>
                        <wps:bodyPr/>
                      </wps:wsp>
                      <wps:wsp>
                        <wps:cNvPr id="132" name="Straight Arrow Connector 132"/>
                        <wps:cNvCnPr/>
                        <wps:spPr>
                          <a:xfrm>
                            <a:off x="2664241" y="3810000"/>
                            <a:ext cx="2652" cy="936032"/>
                          </a:xfrm>
                          <a:prstGeom prst="straightConnector1">
                            <a:avLst/>
                          </a:prstGeom>
                          <a:noFill/>
                          <a:ln w="12700" cap="flat" cmpd="sng" algn="ctr">
                            <a:solidFill>
                              <a:sysClr val="windowText" lastClr="000000"/>
                            </a:solidFill>
                            <a:prstDash val="solid"/>
                            <a:miter lim="800000"/>
                            <a:tailEnd type="triangle"/>
                          </a:ln>
                          <a:effectLst/>
                        </wps:spPr>
                        <wps:bodyPr/>
                      </wps:wsp>
                      <wps:wsp>
                        <wps:cNvPr id="133" name="Straight Arrow Connector 133"/>
                        <wps:cNvCnPr/>
                        <wps:spPr>
                          <a:xfrm>
                            <a:off x="2664500" y="5671976"/>
                            <a:ext cx="0" cy="324011"/>
                          </a:xfrm>
                          <a:prstGeom prst="straightConnector1">
                            <a:avLst/>
                          </a:prstGeom>
                          <a:noFill/>
                          <a:ln w="12700" cap="flat" cmpd="sng" algn="ctr">
                            <a:solidFill>
                              <a:sysClr val="windowText" lastClr="000000"/>
                            </a:solidFill>
                            <a:prstDash val="solid"/>
                            <a:miter lim="800000"/>
                            <a:tailEnd type="triangle"/>
                          </a:ln>
                          <a:effectLst/>
                        </wps:spPr>
                        <wps:bodyPr/>
                      </wps:wsp>
                      <wps:wsp>
                        <wps:cNvPr id="134" name="Straight Arrow Connector 134"/>
                        <wps:cNvCnPr/>
                        <wps:spPr>
                          <a:xfrm>
                            <a:off x="3535534" y="3399553"/>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6" name="Straight Arrow Connector 136"/>
                        <wps:cNvCnPr/>
                        <wps:spPr>
                          <a:xfrm>
                            <a:off x="3583685" y="5238290"/>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7" name="Straight Arrow Connector 137"/>
                        <wps:cNvCnPr/>
                        <wps:spPr>
                          <a:xfrm>
                            <a:off x="3139424"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B052ADF" id="Group 99" o:spid="_x0000_s1026" style="position:absolute;left:0;text-align:left;margin-left:0;margin-top:1.85pt;width:495.5pt;height:573.95pt;z-index:251659264;mso-position-horizontal-relative:margin;mso-width-relative:margin;mso-height-relative:margin" coordorigin=",-3809" coordsize="62931,7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">
                <v:roundrect id="Rounded Rectangle 101" o:spid="_x0000_s1027" style="position:absolute;left:8551;top:-3429;width:51142;height:109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" fillcolor="window" strokecolor="windowText" strokeweight="1pt">
                  <v:stroke joinstyle="miter"/>
                  <v:textbox>
                    <w:txbxContent>
                      <w:p w14:paraId="36219612" w14:textId="0F08D26F" w:rsidR="000B5403" w:rsidRPr="00276E91" w:rsidRDefault="000B5403"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“crocod*” OR “newt*</w:t>
                        </w:r>
                        <w:r>
                          <w:rPr>
                            <w:rFonts w:ascii="Times" w:hAnsi="Times" w:cstheme="minorHAnsi"/>
                            <w:bCs/>
                            <w:color w:val="000000" w:themeColor="text1"/>
                            <w:sz w:val="20"/>
                            <w:szCs w:val="20"/>
                            <w:lang w:val="en-US"/>
                          </w:rPr>
                          <w:t xml:space="preserve"> OR alligator OR caiman</w:t>
                        </w:r>
                        <w:r w:rsidRPr="00276E91">
                          <w:rPr>
                            <w:rFonts w:ascii="Times" w:hAnsi="Times" w:cstheme="minorHAnsi"/>
                            <w:bCs/>
                            <w:color w:val="000000" w:themeColor="text1"/>
                            <w:sz w:val="20"/>
                            <w:szCs w:val="20"/>
                            <w:lang w:val="en-US"/>
                          </w:rPr>
                          <w:t>”) in WoS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“crocod*” OR “newt*”) in Scopus</w:t>
                        </w:r>
                        <w:r>
                          <w:rPr>
                            <w:rFonts w:ascii="Times" w:hAnsi="Times" w:cstheme="minorHAnsi"/>
                            <w:bCs/>
                            <w:color w:val="000000" w:themeColor="text1"/>
                            <w:sz w:val="20"/>
                            <w:szCs w:val="20"/>
                            <w:lang w:val="en-US"/>
                          </w:rPr>
                          <w:t>.</w:t>
                        </w:r>
                      </w:p>
                    </w:txbxContent>
                  </v:textbox>
                </v:roundrect>
                <v:roundrect id="Rounded Rectangle 110" o:spid="_x0000_s1028" style="position:absolute;left:8552;top:9646;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" fillcolor="window" strokecolor="windowText" strokeweight="1pt">
                  <v:stroke joinstyle="miter"/>
                  <v:textbox>
                    <w:txbxContent>
                      <w:p w14:paraId="4186F147" w14:textId="77777777" w:rsidR="000B5403" w:rsidRPr="005D63CB" w:rsidRDefault="000B5403"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0B5403" w:rsidRPr="00B03D61" w:rsidRDefault="000B540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1" o:spid="_x0000_s1029" style="position:absolute;left:27945;top:9646;width:12942;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" fillcolor="window" strokecolor="windowText" strokeweight="1pt">
                  <v:stroke joinstyle="miter"/>
                  <v:textbox>
                    <w:txbxContent>
                      <w:p w14:paraId="50BFBEA9" w14:textId="77777777" w:rsidR="000B5403" w:rsidRPr="005D63CB" w:rsidRDefault="000B5403"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0B5403" w:rsidRPr="00B03D61" w:rsidRDefault="000B540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2" o:spid="_x0000_s1030" style="position:absolute;left:43420;top:9646;width:1628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" fillcolor="window" strokecolor="windowText" strokeweight="1pt">
                  <v:stroke joinstyle="miter"/>
                  <v:textbox>
                    <w:txbxContent>
                      <w:p w14:paraId="5CECBA04" w14:textId="77777777" w:rsidR="000B5403" w:rsidRPr="00B03D61" w:rsidRDefault="000B5403"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0B5403" w:rsidRPr="00B03D61" w:rsidRDefault="000B540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v:textbox>
                </v:roundrect>
                <v:roundrect id="AutoShape 3" o:spid="_x0000_s1031" style="position:absolute;left:-11971;top:31829;width:27756;height:357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" fillcolor="#ccecff" strokecolor="windowText" strokeweight="1pt">
                  <v:path arrowok="t"/>
                  <v:textbox style="layout-flow:vertical;mso-layout-flow-alt:bottom-to-top" inset="3.6pt,,3.6pt">
                    <w:txbxContent>
                      <w:p w14:paraId="71480861" w14:textId="77777777" w:rsidR="000B5403" w:rsidRPr="00242CCE" w:rsidRDefault="000B5403"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v:textbox>
                </v:roundrect>
                <v:roundrect id="Rounded Rectangle 114" o:spid="_x0000_s1032" style="position:absolute;left:18325;top:1982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" fillcolor="window" strokecolor="windowText" strokeweight="1pt">
                  <v:stroke joinstyle="miter"/>
                  <v:textbox>
                    <w:txbxContent>
                      <w:p w14:paraId="73765BDC" w14:textId="58E748AB" w:rsidR="000B5403" w:rsidRPr="00B03D61" w:rsidRDefault="000B540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6" o:spid="_x0000_s1033" style="position:absolute;left:44669;top:3007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" fillcolor="window" strokecolor="windowText" strokeweight="1pt">
                  <v:stroke joinstyle="miter"/>
                  <v:textbox>
                    <w:txbxContent>
                      <w:p w14:paraId="1EAEFE96" w14:textId="77777777" w:rsidR="000B5403" w:rsidRPr="00B03D61" w:rsidRDefault="000B5403"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0B5403" w:rsidRPr="00B03D61" w:rsidRDefault="000B540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v:textbox>
                </v:roundrect>
                <v:roundrect id="Rounded Rectangle 117" o:spid="_x0000_s1034" style="position:absolute;left:18698;top:30398;width:16568;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" fillcolor="window" strokecolor="windowText" strokeweight="1pt">
                  <v:stroke joinstyle="miter"/>
                  <v:textbox>
                    <w:txbxContent>
                      <w:p w14:paraId="7B0B7D55" w14:textId="77777777" w:rsidR="000B5403" w:rsidRPr="00B03D61" w:rsidRDefault="000B5403"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0B5403" w:rsidRPr="00B03D61" w:rsidRDefault="000B540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9" o:spid="_x0000_s1035" style="position:absolute;left:18002;top:47912;width:17651;height:8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" fillcolor="window" strokecolor="windowText" strokeweight="1pt">
                  <v:stroke joinstyle="miter"/>
                  <v:textbox>
                    <w:txbxContent>
                      <w:p w14:paraId="1CC3680A" w14:textId="31424017" w:rsidR="000B5403" w:rsidRPr="00B03D61" w:rsidRDefault="000B5403"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0B5403" w:rsidRDefault="000B5403"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0B5403" w:rsidRPr="00B03D61" w:rsidRDefault="000B5403"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v:textbox>
                </v:roundrect>
                <v:roundrect id="Rounded Rectangle 120" o:spid="_x0000_s1036" style="position:absolute;left:44835;top:47626;width:18096;height:9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" fillcolor="window" strokecolor="windowText" strokeweight="1pt">
                  <v:stroke joinstyle="miter"/>
                  <v:textbox>
                    <w:txbxContent>
                      <w:p w14:paraId="7BC3EC8F" w14:textId="77777777" w:rsidR="000B5403" w:rsidRPr="00B03D61" w:rsidRDefault="000B5403"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0B5403" w:rsidRPr="00B03D61" w:rsidRDefault="000B540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v:textbox>
                </v:roundrect>
                <v:roundrect id="AutoShape 5" o:spid="_x0000_s1037" style="position:absolute;left:-2584;top:52116;width:9015;height:353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" fillcolor="#ccecff" strokecolor="windowText" strokeweight="1pt">
                  <v:path arrowok="t"/>
                  <v:textbox style="layout-flow:vertical;mso-layout-flow-alt:bottom-to-top" inset="3.6pt,,3.6pt">
                    <w:txbxContent>
                      <w:p w14:paraId="79046B65" w14:textId="77777777" w:rsidR="000B5403" w:rsidRPr="00B03D61" w:rsidRDefault="000B5403"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v:textbox>
                </v:roundrect>
                <v:roundrect id="AutoShape 6" o:spid="_x0000_s1038" style="position:absolute;left:-8530;top:4734;width:20763;height:3678;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" fillcolor="#ccecff" strokecolor="windowText" strokeweight="1pt">
                  <v:path arrowok="t"/>
                  <v:textbox style="layout-flow:vertical;mso-layout-flow-alt:bottom-to-top" inset="3.6pt,,3.6pt">
                    <w:txbxContent>
                      <w:p w14:paraId="3998F7EE" w14:textId="77777777" w:rsidR="000B5403" w:rsidRPr="00242CCE" w:rsidRDefault="000B5403"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v:textbox>
                </v:roundrect>
                <v:roundrect id="AutoShape 4" o:spid="_x0000_s1039" style="position:absolute;left:-2366;top:63025;width:8423;height:369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" fillcolor="#ccecff" strokecolor="windowText" strokeweight="1pt">
                  <v:path arrowok="t"/>
                  <v:textbox style="layout-flow:vertical;mso-layout-flow-alt:bottom-to-top" inset="3.6pt,,3.6pt">
                    <w:txbxContent>
                      <w:p w14:paraId="3C6C3137" w14:textId="77777777" w:rsidR="000B5403" w:rsidRPr="00242CCE" w:rsidRDefault="000B5403"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v:textbox>
                </v:roundrect>
                <v:roundrect id="Rounded Rectangle 124" o:spid="_x0000_s1040" style="position:absolute;left:17050;top:60105;width:19526;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" fillcolor="window" strokecolor="windowText" strokeweight="1pt">
                  <v:stroke joinstyle="miter"/>
                  <v:textbox>
                    <w:txbxContent>
                      <w:p w14:paraId="1DA8D6F6" w14:textId="77777777" w:rsidR="000B5403" w:rsidRPr="00B03D61" w:rsidRDefault="000B5403"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0B5403" w:rsidRPr="00B03D61" w:rsidRDefault="000B5403"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v:textbox>
                </v:roundrect>
                <v:shapetype id="_x0000_t32" coordsize="21600,21600" o:spt="32" o:oned="t" path="m,l21600,21600e" filled="f">
                  <v:path arrowok="t" fillok="f" o:connecttype="none"/>
                  <o:lock v:ext="edit" shapetype="t"/>
                </v:shapetype>
                <v:shape id="Straight Arrow Connector 125" o:spid="_x0000_s1041" type="#_x0000_t32" style="position:absolute;left:16824;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" strokecolor="windowText" strokeweight="1pt">
                  <v:stroke endarrow="block" joinstyle="miter"/>
                </v:shape>
                <v:shape id="Straight Arrow Connector 126" o:spid="_x0000_s1042" type="#_x0000_t32" style="position:absolute;left:34408;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" strokecolor="windowText" strokeweight="1pt">
                  <v:stroke endarrow="block" joinstyle="miter"/>
                </v:shape>
                <v:shape id="Straight Arrow Connector 127" o:spid="_x0000_s1043" type="#_x0000_t32" style="position:absolute;left:52093;top:7435;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" strokecolor="windowText" strokeweight="1pt">
                  <v:stroke endarrow="block" joinstyle="miter"/>
                </v:shape>
                <v:shape id="Straight Arrow Connector 128" o:spid="_x0000_s1044" type="#_x0000_t32" style="position:absolute;left:21446;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" strokecolor="windowText"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9" o:spid="_x0000_s1045" type="#_x0000_t34" style="position:absolute;left:34932;top:17309;width:17203;height:615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" adj="0" strokecolor="windowText" strokeweight="1pt">
                  <v:stroke endarrow="block"/>
                </v:shape>
                <v:shape id="Straight Arrow Connector 130" o:spid="_x0000_s1046" type="#_x0000_t32" style="position:absolute;left:26772;top:27331;width:0;height:2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" strokecolor="windowText" strokeweight="1pt">
                  <v:stroke endarrow="block" joinstyle="miter"/>
                </v:shape>
                <v:shape id="Straight Arrow Connector 132" o:spid="_x0000_s1047" type="#_x0000_t32" style="position:absolute;left:26642;top:38100;width:26;height:9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" strokecolor="windowText" strokeweight="1pt">
                  <v:stroke endarrow="block" joinstyle="miter"/>
                </v:shape>
                <v:shape id="Straight Arrow Connector 133" o:spid="_x0000_s1048" type="#_x0000_t32" style="position:absolute;left:26645;top:56719;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" strokecolor="windowText" strokeweight="1pt">
                  <v:stroke endarrow="block" joinstyle="miter"/>
                </v:shape>
                <v:shape id="Straight Arrow Connector 134" o:spid="_x0000_s1049" type="#_x0000_t32" style="position:absolute;left:35355;top:3399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" strokecolor="windowText" strokeweight="1pt">
                  <v:stroke endarrow="block" joinstyle="miter"/>
                </v:shape>
                <v:shape id="Straight Arrow Connector 136" o:spid="_x0000_s1050" type="#_x0000_t32" style="position:absolute;left:35836;top:52382;width:9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" strokecolor="windowText" strokeweight="1pt">
                  <v:stroke endarrow="block" joinstyle="miter"/>
                </v:shape>
                <v:shape id="Straight Arrow Connector 137" o:spid="_x0000_s1051" type="#_x0000_t32" style="position:absolute;left:31394;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" strokecolor="windowText" strokeweight="1pt">
                  <v:stroke endarrow="block" joinstyle="miter"/>
                </v:shape>
                <w10:wrap anchorx="margin"/>
              </v:group>
            </w:pict>
          </mc:Fallback>
        </mc:AlternateContent>
      </w:r>
    </w:p>
    <w:p w14:paraId="344BF8F4" w14:textId="77777777" w:rsidR="005577F1" w:rsidRPr="00507769" w:rsidRDefault="005577F1" w:rsidP="005577F1">
      <w:pPr>
        <w:spacing w:after="200" w:line="276" w:lineRule="auto"/>
        <w:jc w:val="both"/>
        <w:rPr>
          <w:rFonts w:ascii="Times New Roman" w:hAnsi="Times New Roman" w:cs="Times New Roman"/>
        </w:rPr>
      </w:pPr>
    </w:p>
    <w:p w14:paraId="619A89AC" w14:textId="77777777" w:rsidR="005577F1" w:rsidRPr="00507769" w:rsidRDefault="005577F1" w:rsidP="005577F1">
      <w:pPr>
        <w:spacing w:after="200" w:line="276" w:lineRule="auto"/>
        <w:jc w:val="both"/>
        <w:rPr>
          <w:rFonts w:ascii="Times New Roman" w:hAnsi="Times New Roman" w:cs="Times New Roman"/>
        </w:rPr>
      </w:pPr>
    </w:p>
    <w:p w14:paraId="00A06DF2" w14:textId="77777777" w:rsidR="005577F1" w:rsidRPr="00507769" w:rsidRDefault="005577F1" w:rsidP="005577F1">
      <w:pPr>
        <w:spacing w:after="200" w:line="276" w:lineRule="auto"/>
        <w:jc w:val="both"/>
        <w:rPr>
          <w:rFonts w:ascii="Times New Roman" w:hAnsi="Times New Roman" w:cs="Times New Roman"/>
        </w:rPr>
      </w:pPr>
    </w:p>
    <w:p w14:paraId="25A683F4" w14:textId="77777777" w:rsidR="005577F1" w:rsidRPr="00507769" w:rsidRDefault="005577F1" w:rsidP="005577F1">
      <w:pPr>
        <w:spacing w:after="200" w:line="276" w:lineRule="auto"/>
        <w:jc w:val="both"/>
        <w:rPr>
          <w:rFonts w:ascii="Times New Roman" w:hAnsi="Times New Roman" w:cs="Times New Roman"/>
        </w:rPr>
      </w:pPr>
    </w:p>
    <w:p w14:paraId="0020F379" w14:textId="77777777" w:rsidR="005577F1" w:rsidRPr="00507769" w:rsidRDefault="005577F1" w:rsidP="005577F1">
      <w:pPr>
        <w:spacing w:after="200" w:line="276" w:lineRule="auto"/>
        <w:jc w:val="both"/>
        <w:rPr>
          <w:rFonts w:ascii="Times New Roman" w:hAnsi="Times New Roman" w:cs="Times New Roman"/>
        </w:rPr>
      </w:pPr>
    </w:p>
    <w:p w14:paraId="0B29210B" w14:textId="77777777" w:rsidR="005577F1" w:rsidRPr="00507769" w:rsidRDefault="005577F1" w:rsidP="005577F1">
      <w:pPr>
        <w:spacing w:after="200" w:line="276" w:lineRule="auto"/>
        <w:jc w:val="both"/>
        <w:rPr>
          <w:rFonts w:ascii="Times New Roman" w:hAnsi="Times New Roman" w:cs="Times New Roman"/>
        </w:rPr>
      </w:pPr>
    </w:p>
    <w:p w14:paraId="43E5680B" w14:textId="77777777" w:rsidR="005577F1" w:rsidRPr="00507769" w:rsidRDefault="005577F1" w:rsidP="005577F1">
      <w:pPr>
        <w:spacing w:after="200" w:line="276" w:lineRule="auto"/>
        <w:jc w:val="both"/>
        <w:rPr>
          <w:rFonts w:ascii="Times New Roman" w:hAnsi="Times New Roman" w:cs="Times New Roman"/>
        </w:rPr>
      </w:pPr>
    </w:p>
    <w:p w14:paraId="52D551AE" w14:textId="77777777" w:rsidR="005577F1" w:rsidRPr="00507769" w:rsidRDefault="005577F1" w:rsidP="005577F1">
      <w:pPr>
        <w:spacing w:after="200" w:line="276" w:lineRule="auto"/>
        <w:jc w:val="both"/>
        <w:rPr>
          <w:rFonts w:ascii="Times New Roman" w:hAnsi="Times New Roman" w:cs="Times New Roman"/>
        </w:rPr>
      </w:pPr>
    </w:p>
    <w:p w14:paraId="5CAB516F" w14:textId="77777777" w:rsidR="005577F1" w:rsidRPr="00507769" w:rsidRDefault="005577F1" w:rsidP="005577F1">
      <w:pPr>
        <w:spacing w:after="200" w:line="276" w:lineRule="auto"/>
        <w:jc w:val="both"/>
        <w:rPr>
          <w:rFonts w:ascii="Times New Roman" w:hAnsi="Times New Roman" w:cs="Times New Roman"/>
        </w:rPr>
      </w:pPr>
    </w:p>
    <w:p w14:paraId="335FE545" w14:textId="77777777" w:rsidR="005577F1" w:rsidRPr="00507769" w:rsidRDefault="005577F1" w:rsidP="005577F1">
      <w:pPr>
        <w:spacing w:after="200" w:line="276" w:lineRule="auto"/>
        <w:jc w:val="both"/>
        <w:rPr>
          <w:rFonts w:ascii="Times New Roman" w:hAnsi="Times New Roman" w:cs="Times New Roman"/>
        </w:rPr>
      </w:pPr>
    </w:p>
    <w:p w14:paraId="00EB48A9" w14:textId="77777777" w:rsidR="005577F1" w:rsidRPr="00507769" w:rsidRDefault="005577F1" w:rsidP="005577F1">
      <w:pPr>
        <w:spacing w:after="200" w:line="276" w:lineRule="auto"/>
        <w:jc w:val="both"/>
        <w:rPr>
          <w:rFonts w:ascii="Times New Roman" w:hAnsi="Times New Roman" w:cs="Times New Roman"/>
        </w:rPr>
      </w:pPr>
    </w:p>
    <w:p w14:paraId="5D4F1E89" w14:textId="77777777" w:rsidR="005577F1" w:rsidRPr="00507769" w:rsidRDefault="005577F1" w:rsidP="005577F1">
      <w:pPr>
        <w:spacing w:after="200" w:line="276" w:lineRule="auto"/>
        <w:jc w:val="both"/>
        <w:rPr>
          <w:rFonts w:ascii="Times New Roman" w:hAnsi="Times New Roman" w:cs="Times New Roman"/>
        </w:rPr>
      </w:pPr>
    </w:p>
    <w:p w14:paraId="3F534EE1" w14:textId="77777777" w:rsidR="005577F1" w:rsidRPr="00507769" w:rsidRDefault="005577F1" w:rsidP="005577F1">
      <w:pPr>
        <w:spacing w:after="200" w:line="276" w:lineRule="auto"/>
        <w:jc w:val="both"/>
        <w:rPr>
          <w:rFonts w:ascii="Times New Roman" w:hAnsi="Times New Roman" w:cs="Times New Roman"/>
        </w:rPr>
      </w:pPr>
    </w:p>
    <w:p w14:paraId="7A05DC43" w14:textId="77777777" w:rsidR="005577F1" w:rsidRPr="00507769" w:rsidRDefault="005577F1" w:rsidP="005577F1">
      <w:pPr>
        <w:spacing w:after="200" w:line="276" w:lineRule="auto"/>
        <w:jc w:val="both"/>
        <w:rPr>
          <w:rFonts w:ascii="Times New Roman" w:hAnsi="Times New Roman" w:cs="Times New Roman"/>
        </w:rPr>
      </w:pPr>
    </w:p>
    <w:p w14:paraId="4DDFDDF7" w14:textId="77777777" w:rsidR="005577F1" w:rsidRPr="00507769" w:rsidRDefault="005577F1" w:rsidP="005577F1">
      <w:pPr>
        <w:spacing w:after="200" w:line="276" w:lineRule="auto"/>
        <w:jc w:val="both"/>
        <w:rPr>
          <w:rFonts w:ascii="Times New Roman" w:hAnsi="Times New Roman" w:cs="Times New Roman"/>
        </w:rPr>
      </w:pPr>
    </w:p>
    <w:p w14:paraId="20532EAA" w14:textId="77777777" w:rsidR="005577F1" w:rsidRPr="00507769" w:rsidRDefault="005577F1" w:rsidP="005577F1">
      <w:pPr>
        <w:spacing w:after="200" w:line="276" w:lineRule="auto"/>
        <w:jc w:val="both"/>
        <w:rPr>
          <w:rFonts w:ascii="Times New Roman" w:hAnsi="Times New Roman" w:cs="Times New Roman"/>
        </w:rPr>
      </w:pPr>
    </w:p>
    <w:p w14:paraId="3231F2BF" w14:textId="77777777" w:rsidR="005577F1" w:rsidRPr="00507769" w:rsidRDefault="005577F1" w:rsidP="005577F1">
      <w:pPr>
        <w:spacing w:after="200" w:line="276" w:lineRule="auto"/>
        <w:jc w:val="both"/>
        <w:rPr>
          <w:rFonts w:ascii="Times New Roman" w:hAnsi="Times New Roman" w:cs="Times New Roman"/>
        </w:rPr>
      </w:pPr>
    </w:p>
    <w:p w14:paraId="413A4BB3" w14:textId="77777777" w:rsidR="005577F1" w:rsidRPr="00507769" w:rsidRDefault="005577F1" w:rsidP="005577F1">
      <w:pPr>
        <w:spacing w:after="200" w:line="276" w:lineRule="auto"/>
        <w:jc w:val="both"/>
        <w:rPr>
          <w:rFonts w:ascii="Times New Roman" w:hAnsi="Times New Roman" w:cs="Times New Roman"/>
        </w:rPr>
      </w:pPr>
    </w:p>
    <w:p w14:paraId="7476E259" w14:textId="77777777" w:rsidR="005577F1" w:rsidRPr="00507769" w:rsidRDefault="005577F1" w:rsidP="005577F1">
      <w:pPr>
        <w:spacing w:after="200" w:line="276" w:lineRule="auto"/>
        <w:jc w:val="both"/>
        <w:rPr>
          <w:rFonts w:ascii="Times New Roman" w:hAnsi="Times New Roman" w:cs="Times New Roman"/>
        </w:rPr>
      </w:pPr>
    </w:p>
    <w:p w14:paraId="0FD665BF" w14:textId="77777777" w:rsidR="005577F1" w:rsidRPr="00507769" w:rsidRDefault="005577F1" w:rsidP="005577F1">
      <w:pPr>
        <w:spacing w:after="200" w:line="276" w:lineRule="auto"/>
        <w:jc w:val="both"/>
        <w:rPr>
          <w:rFonts w:ascii="Times New Roman" w:hAnsi="Times New Roman" w:cs="Times New Roman"/>
        </w:rPr>
      </w:pPr>
    </w:p>
    <w:p w14:paraId="2F0A1C24" w14:textId="77777777" w:rsidR="005577F1" w:rsidRPr="00507769" w:rsidRDefault="005577F1" w:rsidP="005577F1">
      <w:pPr>
        <w:spacing w:after="200" w:line="276" w:lineRule="auto"/>
        <w:jc w:val="both"/>
        <w:rPr>
          <w:rFonts w:ascii="Times New Roman" w:hAnsi="Times New Roman" w:cs="Times New Roman"/>
        </w:rPr>
      </w:pPr>
    </w:p>
    <w:p w14:paraId="31E65D0E" w14:textId="77777777" w:rsidR="005577F1" w:rsidRPr="00507769" w:rsidRDefault="005577F1" w:rsidP="005577F1">
      <w:pPr>
        <w:spacing w:after="200" w:line="276" w:lineRule="auto"/>
        <w:jc w:val="both"/>
        <w:rPr>
          <w:rFonts w:ascii="Times New Roman" w:hAnsi="Times New Roman" w:cs="Times New Roman"/>
        </w:rPr>
      </w:pPr>
    </w:p>
    <w:p w14:paraId="71525223" w14:textId="77777777" w:rsidR="004166CF" w:rsidRDefault="004166CF" w:rsidP="005577F1">
      <w:pPr>
        <w:jc w:val="both"/>
        <w:rPr>
          <w:rFonts w:ascii="Times New Roman" w:hAnsi="Times New Roman" w:cs="Times New Roman"/>
          <w:b/>
          <w:bCs/>
          <w:sz w:val="24"/>
          <w:szCs w:val="24"/>
          <w:lang w:val="en-US"/>
        </w:rPr>
      </w:pPr>
    </w:p>
    <w:p w14:paraId="48C56CAC" w14:textId="026ED79D" w:rsidR="005577F1" w:rsidRPr="00507769" w:rsidRDefault="005577F1" w:rsidP="005577F1">
      <w:pPr>
        <w:jc w:val="both"/>
        <w:rPr>
          <w:rFonts w:ascii="Times New Roman" w:hAnsi="Times New Roman" w:cs="Times New Roman"/>
          <w:sz w:val="24"/>
          <w:szCs w:val="24"/>
        </w:rPr>
      </w:pPr>
      <w:r w:rsidRPr="00507769">
        <w:rPr>
          <w:rFonts w:ascii="Times New Roman" w:hAnsi="Times New Roman" w:cs="Times New Roman"/>
          <w:b/>
          <w:bCs/>
          <w:sz w:val="24"/>
          <w:szCs w:val="24"/>
          <w:lang w:val="en-US"/>
        </w:rPr>
        <w:t xml:space="preserve">Fig. S1: Preferred reporting items for systematic reviews and meta-analyses (PRISMA) </w:t>
      </w:r>
      <w:r w:rsidRPr="00507769">
        <w:rPr>
          <w:rFonts w:ascii="Times New Roman" w:hAnsi="Times New Roman" w:cs="Times New Roman"/>
          <w:b/>
          <w:bCs/>
          <w:sz w:val="24"/>
          <w:szCs w:val="24"/>
        </w:rPr>
        <w:t>flow-chart showing the systematic search for literature on the effects of increasing water temperature on dive durations in ectothermic vertebrates</w:t>
      </w:r>
      <w:r w:rsidRPr="00507769">
        <w:rPr>
          <w:rFonts w:ascii="Times New Roman" w:hAnsi="Times New Roman" w:cs="Times New Roman"/>
          <w:sz w:val="24"/>
          <w:szCs w:val="24"/>
        </w:rPr>
        <w:t xml:space="preserve">. Included are all search terms, how many entries were identified and the step-by-step screening description of the selection of </w:t>
      </w:r>
      <w:r w:rsidRPr="00507769">
        <w:rPr>
          <w:rFonts w:ascii="Times New Roman" w:hAnsi="Times New Roman" w:cs="Times New Roman"/>
          <w:sz w:val="24"/>
          <w:szCs w:val="24"/>
        </w:rPr>
        <w:lastRenderedPageBreak/>
        <w:t xml:space="preserve">the data based on a </w:t>
      </w:r>
      <w:proofErr w:type="gramStart"/>
      <w:r w:rsidRPr="00507769">
        <w:rPr>
          <w:rFonts w:ascii="Times New Roman" w:hAnsi="Times New Roman" w:cs="Times New Roman"/>
          <w:sz w:val="24"/>
          <w:szCs w:val="24"/>
        </w:rPr>
        <w:t>pre-determined selection criteria</w:t>
      </w:r>
      <w:proofErr w:type="gramEnd"/>
      <w:r w:rsidRPr="00507769">
        <w:rPr>
          <w:rFonts w:ascii="Times New Roman" w:hAnsi="Times New Roman" w:cs="Times New Roman"/>
          <w:sz w:val="24"/>
          <w:szCs w:val="24"/>
        </w:rPr>
        <w:t xml:space="preserve"> (see main text) for inclusion in the meta-analysis.</w:t>
      </w:r>
      <w:r w:rsidRPr="00507769">
        <w:rPr>
          <w:rFonts w:ascii="Times New Roman" w:hAnsi="Times New Roman" w:cs="Times New Roman"/>
          <w:b/>
          <w:sz w:val="24"/>
          <w:szCs w:val="24"/>
        </w:rPr>
        <w:t xml:space="preserve"> </w:t>
      </w:r>
    </w:p>
    <w:p w14:paraId="166FECAF" w14:textId="1894F3BA" w:rsidR="005577F1" w:rsidRPr="00507769" w:rsidRDefault="00375C27" w:rsidP="005577F1">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C502064" wp14:editId="60275521">
            <wp:extent cx="5486009" cy="3689393"/>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9536" cy="3711941"/>
                    </a:xfrm>
                    <a:prstGeom prst="rect">
                      <a:avLst/>
                    </a:prstGeom>
                    <a:noFill/>
                  </pic:spPr>
                </pic:pic>
              </a:graphicData>
            </a:graphic>
          </wp:inline>
        </w:drawing>
      </w:r>
    </w:p>
    <w:p w14:paraId="7C6A89AF" w14:textId="62ADE878" w:rsidR="005577F1" w:rsidRPr="00507769" w:rsidRDefault="005B20F6" w:rsidP="005577F1">
      <w:pPr>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Fig. S2: Funnel plots for the distribution of effect sizes around the meta-analytic mean, for meta-analysis of mean differences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RR, A</w:t>
      </w:r>
      <w:r w:rsidR="00FA7EB4">
        <w:rPr>
          <w:rFonts w:ascii="Times New Roman" w:hAnsi="Times New Roman" w:cs="Times New Roman"/>
          <w:b/>
          <w:bCs/>
          <w:sz w:val="24"/>
          <w:szCs w:val="24"/>
          <w:lang w:val="en-US"/>
        </w:rPr>
        <w:t>,C</w:t>
      </w:r>
      <w:r w:rsidRPr="00507769">
        <w:rPr>
          <w:rFonts w:ascii="Times New Roman" w:hAnsi="Times New Roman" w:cs="Times New Roman"/>
          <w:b/>
          <w:bCs/>
          <w:sz w:val="24"/>
          <w:szCs w:val="24"/>
          <w:lang w:val="en-US"/>
        </w:rPr>
        <w:t>) and variance differences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CVR, B</w:t>
      </w:r>
      <w:r w:rsidR="00FA7EB4">
        <w:rPr>
          <w:rFonts w:ascii="Times New Roman" w:hAnsi="Times New Roman" w:cs="Times New Roman"/>
          <w:b/>
          <w:bCs/>
          <w:sz w:val="24"/>
          <w:szCs w:val="24"/>
          <w:lang w:val="en-US"/>
        </w:rPr>
        <w:t>,D</w:t>
      </w:r>
      <w:r w:rsidRPr="00507769">
        <w:rPr>
          <w:rFonts w:ascii="Times New Roman" w:hAnsi="Times New Roman" w:cs="Times New Roman"/>
          <w:b/>
          <w:bCs/>
          <w:sz w:val="24"/>
          <w:szCs w:val="24"/>
          <w:lang w:val="en-US"/>
        </w:rPr>
        <w:t>)</w:t>
      </w:r>
      <w:r w:rsidR="00FA7EB4">
        <w:rPr>
          <w:rFonts w:ascii="Times New Roman" w:hAnsi="Times New Roman" w:cs="Times New Roman"/>
          <w:b/>
          <w:bCs/>
          <w:sz w:val="24"/>
          <w:szCs w:val="24"/>
          <w:lang w:val="en-US"/>
        </w:rPr>
        <w:t xml:space="preserve"> in laboratory-based (A,B) and field-based studies (C,D)</w:t>
      </w:r>
      <w:r w:rsidRPr="00507769">
        <w:rPr>
          <w:rFonts w:ascii="Times New Roman" w:hAnsi="Times New Roman" w:cs="Times New Roman"/>
          <w:b/>
          <w:bCs/>
          <w:sz w:val="24"/>
          <w:szCs w:val="24"/>
          <w:lang w:val="en-US"/>
        </w:rPr>
        <w:t>.</w:t>
      </w:r>
      <w:r w:rsidRPr="00507769">
        <w:rPr>
          <w:rFonts w:ascii="Times New Roman" w:hAnsi="Times New Roman" w:cs="Times New Roman"/>
          <w:sz w:val="24"/>
          <w:szCs w:val="24"/>
          <w:lang w:val="en-US"/>
        </w:rPr>
        <w:t xml:space="preserve"> The y-axis represents the precisions of the estimates (inverse of the standard error). Values are shown as raw effect sizes.</w:t>
      </w:r>
    </w:p>
    <w:p w14:paraId="6D48B407" w14:textId="2EC96D58" w:rsidR="005577F1" w:rsidRPr="00507769" w:rsidRDefault="005577F1" w:rsidP="005577F1">
      <w:pPr>
        <w:jc w:val="both"/>
        <w:rPr>
          <w:rFonts w:ascii="Times New Roman" w:hAnsi="Times New Roman" w:cs="Times New Roman"/>
          <w:b/>
          <w:bCs/>
          <w:sz w:val="24"/>
          <w:szCs w:val="24"/>
          <w:lang w:val="en-US"/>
        </w:rPr>
      </w:pPr>
    </w:p>
    <w:p w14:paraId="530E1889" w14:textId="6157470C" w:rsidR="00AD5EA2" w:rsidRPr="00507769" w:rsidRDefault="00AD5EA2" w:rsidP="005577F1">
      <w:pPr>
        <w:jc w:val="both"/>
        <w:rPr>
          <w:rFonts w:ascii="Times New Roman" w:hAnsi="Times New Roman" w:cs="Times New Roman"/>
          <w:b/>
          <w:bCs/>
          <w:sz w:val="24"/>
          <w:szCs w:val="24"/>
          <w:lang w:val="en-US"/>
        </w:rPr>
      </w:pPr>
    </w:p>
    <w:p w14:paraId="601B88E5" w14:textId="40E68BE7" w:rsidR="00AD5EA2" w:rsidRPr="00507769" w:rsidRDefault="00AD5EA2" w:rsidP="005577F1">
      <w:pPr>
        <w:jc w:val="both"/>
        <w:rPr>
          <w:rFonts w:ascii="Times New Roman" w:hAnsi="Times New Roman" w:cs="Times New Roman"/>
          <w:b/>
          <w:bCs/>
          <w:sz w:val="24"/>
          <w:szCs w:val="24"/>
          <w:lang w:val="en-US"/>
        </w:rPr>
      </w:pPr>
    </w:p>
    <w:sectPr w:rsidR="00AD5EA2" w:rsidRPr="00507769" w:rsidSect="009D2E13">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199E24" w14:textId="77777777" w:rsidR="00F81E2B" w:rsidRDefault="00F81E2B" w:rsidP="00C83F0C">
      <w:pPr>
        <w:spacing w:after="0" w:line="240" w:lineRule="auto"/>
      </w:pPr>
      <w:r>
        <w:separator/>
      </w:r>
    </w:p>
  </w:endnote>
  <w:endnote w:type="continuationSeparator" w:id="0">
    <w:p w14:paraId="0BA49C38" w14:textId="77777777" w:rsidR="00F81E2B" w:rsidRDefault="00F81E2B" w:rsidP="00C83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18CF68" w14:textId="77777777" w:rsidR="00F81E2B" w:rsidRDefault="00F81E2B" w:rsidP="00C83F0C">
      <w:pPr>
        <w:spacing w:after="0" w:line="240" w:lineRule="auto"/>
      </w:pPr>
      <w:r>
        <w:separator/>
      </w:r>
    </w:p>
  </w:footnote>
  <w:footnote w:type="continuationSeparator" w:id="0">
    <w:p w14:paraId="65E86880" w14:textId="77777777" w:rsidR="00F81E2B" w:rsidRDefault="00F81E2B" w:rsidP="00C83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AD1BCF"/>
    <w:multiLevelType w:val="hybridMultilevel"/>
    <w:tmpl w:val="FEBC1650"/>
    <w:lvl w:ilvl="0" w:tplc="5C046B32">
      <w:start w:val="1"/>
      <w:numFmt w:val="decimal"/>
      <w:lvlText w:val="%1."/>
      <w:lvlJc w:val="left"/>
      <w:pPr>
        <w:tabs>
          <w:tab w:val="num" w:pos="720"/>
        </w:tabs>
        <w:ind w:left="720" w:hanging="360"/>
      </w:pPr>
    </w:lvl>
    <w:lvl w:ilvl="1" w:tplc="DCAAE60E" w:tentative="1">
      <w:start w:val="1"/>
      <w:numFmt w:val="decimal"/>
      <w:lvlText w:val="%2."/>
      <w:lvlJc w:val="left"/>
      <w:pPr>
        <w:tabs>
          <w:tab w:val="num" w:pos="1440"/>
        </w:tabs>
        <w:ind w:left="1440" w:hanging="360"/>
      </w:pPr>
    </w:lvl>
    <w:lvl w:ilvl="2" w:tplc="4DC88216" w:tentative="1">
      <w:start w:val="1"/>
      <w:numFmt w:val="decimal"/>
      <w:lvlText w:val="%3."/>
      <w:lvlJc w:val="left"/>
      <w:pPr>
        <w:tabs>
          <w:tab w:val="num" w:pos="2160"/>
        </w:tabs>
        <w:ind w:left="2160" w:hanging="360"/>
      </w:pPr>
    </w:lvl>
    <w:lvl w:ilvl="3" w:tplc="E542A95A" w:tentative="1">
      <w:start w:val="1"/>
      <w:numFmt w:val="decimal"/>
      <w:lvlText w:val="%4."/>
      <w:lvlJc w:val="left"/>
      <w:pPr>
        <w:tabs>
          <w:tab w:val="num" w:pos="2880"/>
        </w:tabs>
        <w:ind w:left="2880" w:hanging="360"/>
      </w:pPr>
    </w:lvl>
    <w:lvl w:ilvl="4" w:tplc="7F30D38E" w:tentative="1">
      <w:start w:val="1"/>
      <w:numFmt w:val="decimal"/>
      <w:lvlText w:val="%5."/>
      <w:lvlJc w:val="left"/>
      <w:pPr>
        <w:tabs>
          <w:tab w:val="num" w:pos="3600"/>
        </w:tabs>
        <w:ind w:left="3600" w:hanging="360"/>
      </w:pPr>
    </w:lvl>
    <w:lvl w:ilvl="5" w:tplc="699884F0" w:tentative="1">
      <w:start w:val="1"/>
      <w:numFmt w:val="decimal"/>
      <w:lvlText w:val="%6."/>
      <w:lvlJc w:val="left"/>
      <w:pPr>
        <w:tabs>
          <w:tab w:val="num" w:pos="4320"/>
        </w:tabs>
        <w:ind w:left="4320" w:hanging="360"/>
      </w:pPr>
    </w:lvl>
    <w:lvl w:ilvl="6" w:tplc="50867C42" w:tentative="1">
      <w:start w:val="1"/>
      <w:numFmt w:val="decimal"/>
      <w:lvlText w:val="%7."/>
      <w:lvlJc w:val="left"/>
      <w:pPr>
        <w:tabs>
          <w:tab w:val="num" w:pos="5040"/>
        </w:tabs>
        <w:ind w:left="5040" w:hanging="360"/>
      </w:pPr>
    </w:lvl>
    <w:lvl w:ilvl="7" w:tplc="5F001E2A" w:tentative="1">
      <w:start w:val="1"/>
      <w:numFmt w:val="decimal"/>
      <w:lvlText w:val="%8."/>
      <w:lvlJc w:val="left"/>
      <w:pPr>
        <w:tabs>
          <w:tab w:val="num" w:pos="5760"/>
        </w:tabs>
        <w:ind w:left="5760" w:hanging="360"/>
      </w:pPr>
    </w:lvl>
    <w:lvl w:ilvl="8" w:tplc="9FEE15DA" w:tentative="1">
      <w:start w:val="1"/>
      <w:numFmt w:val="decimal"/>
      <w:lvlText w:val="%9."/>
      <w:lvlJc w:val="left"/>
      <w:pPr>
        <w:tabs>
          <w:tab w:val="num" w:pos="6480"/>
        </w:tabs>
        <w:ind w:left="6480" w:hanging="360"/>
      </w:pPr>
    </w:lvl>
  </w:abstractNum>
  <w:abstractNum w:abstractNumId="1" w15:restartNumberingAfterBreak="0">
    <w:nsid w:val="3BE44FE4"/>
    <w:multiLevelType w:val="hybridMultilevel"/>
    <w:tmpl w:val="EF56555E"/>
    <w:lvl w:ilvl="0" w:tplc="025E360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A430702"/>
    <w:multiLevelType w:val="hybridMultilevel"/>
    <w:tmpl w:val="3934DC2A"/>
    <w:lvl w:ilvl="0" w:tplc="30B02D0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DAD07B8"/>
    <w:multiLevelType w:val="hybridMultilevel"/>
    <w:tmpl w:val="05D080A4"/>
    <w:lvl w:ilvl="0" w:tplc="9C8AF1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raig Franklin">
    <w15:presenceInfo w15:providerId="AD" w15:userId="S-1-5-21-620321403-24207062-1845911597-20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Exp B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fv9pp5xj9dpedepep0pw20vztzv92p0pzv5&quot;&gt;Diving_MA_post abstract screening_included papers only&lt;record-ids&gt;&lt;item&gt;43&lt;/item&gt;&lt;item&gt;106&lt;/item&gt;&lt;/record-ids&gt;&lt;/item&gt;&lt;/Libraries&gt;"/>
  </w:docVars>
  <w:rsids>
    <w:rsidRoot w:val="009C37BA"/>
    <w:rsid w:val="000159E5"/>
    <w:rsid w:val="00016C2E"/>
    <w:rsid w:val="0002434B"/>
    <w:rsid w:val="000328C2"/>
    <w:rsid w:val="00033B9C"/>
    <w:rsid w:val="00035EA4"/>
    <w:rsid w:val="0004059B"/>
    <w:rsid w:val="000432F6"/>
    <w:rsid w:val="00043AB0"/>
    <w:rsid w:val="00045853"/>
    <w:rsid w:val="000519C8"/>
    <w:rsid w:val="00052B36"/>
    <w:rsid w:val="00056988"/>
    <w:rsid w:val="000573C2"/>
    <w:rsid w:val="000602FC"/>
    <w:rsid w:val="000603E8"/>
    <w:rsid w:val="0007055D"/>
    <w:rsid w:val="000749E3"/>
    <w:rsid w:val="00076596"/>
    <w:rsid w:val="00077A37"/>
    <w:rsid w:val="0008115F"/>
    <w:rsid w:val="00081F5E"/>
    <w:rsid w:val="00083FF6"/>
    <w:rsid w:val="00085216"/>
    <w:rsid w:val="00085BDC"/>
    <w:rsid w:val="00086ED6"/>
    <w:rsid w:val="00091113"/>
    <w:rsid w:val="00091479"/>
    <w:rsid w:val="000924BE"/>
    <w:rsid w:val="00094B28"/>
    <w:rsid w:val="000A32EB"/>
    <w:rsid w:val="000A541B"/>
    <w:rsid w:val="000A7785"/>
    <w:rsid w:val="000B1DE3"/>
    <w:rsid w:val="000B26E2"/>
    <w:rsid w:val="000B37D2"/>
    <w:rsid w:val="000B3DBA"/>
    <w:rsid w:val="000B49FB"/>
    <w:rsid w:val="000B4E5D"/>
    <w:rsid w:val="000B5403"/>
    <w:rsid w:val="000B5BC0"/>
    <w:rsid w:val="000B7A78"/>
    <w:rsid w:val="000C176F"/>
    <w:rsid w:val="000C24D8"/>
    <w:rsid w:val="000C3468"/>
    <w:rsid w:val="000C44F4"/>
    <w:rsid w:val="000C7AD9"/>
    <w:rsid w:val="000D39F1"/>
    <w:rsid w:val="000D7F52"/>
    <w:rsid w:val="000E2CC1"/>
    <w:rsid w:val="000E2DEF"/>
    <w:rsid w:val="000E3DB7"/>
    <w:rsid w:val="000E4C52"/>
    <w:rsid w:val="000E517A"/>
    <w:rsid w:val="000E51C0"/>
    <w:rsid w:val="000E7636"/>
    <w:rsid w:val="000F1325"/>
    <w:rsid w:val="000F18D8"/>
    <w:rsid w:val="000F7FAF"/>
    <w:rsid w:val="00103B7D"/>
    <w:rsid w:val="00106ACC"/>
    <w:rsid w:val="00107679"/>
    <w:rsid w:val="00112054"/>
    <w:rsid w:val="00113616"/>
    <w:rsid w:val="00115F40"/>
    <w:rsid w:val="00116309"/>
    <w:rsid w:val="00121A45"/>
    <w:rsid w:val="0012333C"/>
    <w:rsid w:val="00130A68"/>
    <w:rsid w:val="001345BA"/>
    <w:rsid w:val="00134E45"/>
    <w:rsid w:val="00137F5A"/>
    <w:rsid w:val="00141F52"/>
    <w:rsid w:val="00144D63"/>
    <w:rsid w:val="00146D5F"/>
    <w:rsid w:val="001478DD"/>
    <w:rsid w:val="00160BF7"/>
    <w:rsid w:val="0016292F"/>
    <w:rsid w:val="00162DDC"/>
    <w:rsid w:val="0016479C"/>
    <w:rsid w:val="00166B01"/>
    <w:rsid w:val="0017136E"/>
    <w:rsid w:val="00171879"/>
    <w:rsid w:val="00173C12"/>
    <w:rsid w:val="001849B8"/>
    <w:rsid w:val="00187510"/>
    <w:rsid w:val="00187E4D"/>
    <w:rsid w:val="0019281C"/>
    <w:rsid w:val="00193E31"/>
    <w:rsid w:val="001A08EA"/>
    <w:rsid w:val="001A12FD"/>
    <w:rsid w:val="001A2C41"/>
    <w:rsid w:val="001A3B5C"/>
    <w:rsid w:val="001A6ADD"/>
    <w:rsid w:val="001B1DA7"/>
    <w:rsid w:val="001B282C"/>
    <w:rsid w:val="001B30C7"/>
    <w:rsid w:val="001B6959"/>
    <w:rsid w:val="001C0316"/>
    <w:rsid w:val="001C13B7"/>
    <w:rsid w:val="001C3BD2"/>
    <w:rsid w:val="001D109F"/>
    <w:rsid w:val="001D1362"/>
    <w:rsid w:val="001D4D5B"/>
    <w:rsid w:val="001D668B"/>
    <w:rsid w:val="001E2D8B"/>
    <w:rsid w:val="001E382D"/>
    <w:rsid w:val="001E4615"/>
    <w:rsid w:val="001E4CA5"/>
    <w:rsid w:val="001E4D9C"/>
    <w:rsid w:val="001F193D"/>
    <w:rsid w:val="001F4417"/>
    <w:rsid w:val="001F46ED"/>
    <w:rsid w:val="001F72A7"/>
    <w:rsid w:val="0020013C"/>
    <w:rsid w:val="0020111F"/>
    <w:rsid w:val="0020524C"/>
    <w:rsid w:val="002125F2"/>
    <w:rsid w:val="00213937"/>
    <w:rsid w:val="0021412D"/>
    <w:rsid w:val="00216298"/>
    <w:rsid w:val="00221049"/>
    <w:rsid w:val="00221ED3"/>
    <w:rsid w:val="00227BE8"/>
    <w:rsid w:val="00232CE3"/>
    <w:rsid w:val="00234524"/>
    <w:rsid w:val="00240109"/>
    <w:rsid w:val="00240B64"/>
    <w:rsid w:val="0024184F"/>
    <w:rsid w:val="00242CCE"/>
    <w:rsid w:val="00244624"/>
    <w:rsid w:val="00244AFF"/>
    <w:rsid w:val="00244E1C"/>
    <w:rsid w:val="00246125"/>
    <w:rsid w:val="0024631F"/>
    <w:rsid w:val="00247E62"/>
    <w:rsid w:val="00250653"/>
    <w:rsid w:val="00253320"/>
    <w:rsid w:val="00253EA8"/>
    <w:rsid w:val="00254565"/>
    <w:rsid w:val="002548FD"/>
    <w:rsid w:val="00257DC5"/>
    <w:rsid w:val="00261009"/>
    <w:rsid w:val="00262804"/>
    <w:rsid w:val="00263208"/>
    <w:rsid w:val="0026721E"/>
    <w:rsid w:val="00270F49"/>
    <w:rsid w:val="002766A0"/>
    <w:rsid w:val="00276DBC"/>
    <w:rsid w:val="00276E66"/>
    <w:rsid w:val="002873FE"/>
    <w:rsid w:val="00287C42"/>
    <w:rsid w:val="00292373"/>
    <w:rsid w:val="00293E9A"/>
    <w:rsid w:val="00294AFC"/>
    <w:rsid w:val="002974EC"/>
    <w:rsid w:val="002A08FD"/>
    <w:rsid w:val="002A19AE"/>
    <w:rsid w:val="002A695D"/>
    <w:rsid w:val="002B3F41"/>
    <w:rsid w:val="002B7AF8"/>
    <w:rsid w:val="002B7B14"/>
    <w:rsid w:val="002B7D6B"/>
    <w:rsid w:val="002C2C89"/>
    <w:rsid w:val="002C60A5"/>
    <w:rsid w:val="002C7ACF"/>
    <w:rsid w:val="002D1ADF"/>
    <w:rsid w:val="002D4523"/>
    <w:rsid w:val="002D58D4"/>
    <w:rsid w:val="002E038B"/>
    <w:rsid w:val="002E2003"/>
    <w:rsid w:val="002E381E"/>
    <w:rsid w:val="002E7466"/>
    <w:rsid w:val="002F2490"/>
    <w:rsid w:val="002F50C6"/>
    <w:rsid w:val="002F7B68"/>
    <w:rsid w:val="002F7DD0"/>
    <w:rsid w:val="002F7F3E"/>
    <w:rsid w:val="00301259"/>
    <w:rsid w:val="00305C0A"/>
    <w:rsid w:val="0030639E"/>
    <w:rsid w:val="00306FB6"/>
    <w:rsid w:val="003102BC"/>
    <w:rsid w:val="00310996"/>
    <w:rsid w:val="00313F2F"/>
    <w:rsid w:val="00321FDC"/>
    <w:rsid w:val="00324CEB"/>
    <w:rsid w:val="00332FC3"/>
    <w:rsid w:val="00334A88"/>
    <w:rsid w:val="003441B0"/>
    <w:rsid w:val="00346CCE"/>
    <w:rsid w:val="003517A0"/>
    <w:rsid w:val="00352467"/>
    <w:rsid w:val="00353AF8"/>
    <w:rsid w:val="003540A3"/>
    <w:rsid w:val="003655CF"/>
    <w:rsid w:val="00366772"/>
    <w:rsid w:val="00371B97"/>
    <w:rsid w:val="0037536E"/>
    <w:rsid w:val="00375C27"/>
    <w:rsid w:val="00376A4A"/>
    <w:rsid w:val="00376FEB"/>
    <w:rsid w:val="003774DC"/>
    <w:rsid w:val="00384548"/>
    <w:rsid w:val="00384F29"/>
    <w:rsid w:val="00393290"/>
    <w:rsid w:val="003949D9"/>
    <w:rsid w:val="00395BA9"/>
    <w:rsid w:val="003965BA"/>
    <w:rsid w:val="003A3556"/>
    <w:rsid w:val="003A7573"/>
    <w:rsid w:val="003B4D50"/>
    <w:rsid w:val="003B5606"/>
    <w:rsid w:val="003B791C"/>
    <w:rsid w:val="003C1F47"/>
    <w:rsid w:val="003C4B51"/>
    <w:rsid w:val="003D0B1C"/>
    <w:rsid w:val="003D2186"/>
    <w:rsid w:val="003D3F2B"/>
    <w:rsid w:val="003D4A0B"/>
    <w:rsid w:val="003E1F08"/>
    <w:rsid w:val="003E44FF"/>
    <w:rsid w:val="003E4646"/>
    <w:rsid w:val="003E75E4"/>
    <w:rsid w:val="003F0746"/>
    <w:rsid w:val="003F3987"/>
    <w:rsid w:val="003F4DDA"/>
    <w:rsid w:val="003F4FC7"/>
    <w:rsid w:val="003F5278"/>
    <w:rsid w:val="003F6921"/>
    <w:rsid w:val="003F77CA"/>
    <w:rsid w:val="004036A0"/>
    <w:rsid w:val="004057D0"/>
    <w:rsid w:val="004105D1"/>
    <w:rsid w:val="004132C3"/>
    <w:rsid w:val="00413304"/>
    <w:rsid w:val="0041365D"/>
    <w:rsid w:val="004151DD"/>
    <w:rsid w:val="004166CF"/>
    <w:rsid w:val="00416DF0"/>
    <w:rsid w:val="00417161"/>
    <w:rsid w:val="004175A1"/>
    <w:rsid w:val="00417FAF"/>
    <w:rsid w:val="00420C52"/>
    <w:rsid w:val="00425428"/>
    <w:rsid w:val="0043057A"/>
    <w:rsid w:val="00430CF3"/>
    <w:rsid w:val="0043388B"/>
    <w:rsid w:val="004451D0"/>
    <w:rsid w:val="00450013"/>
    <w:rsid w:val="00452B03"/>
    <w:rsid w:val="004543B5"/>
    <w:rsid w:val="00457D84"/>
    <w:rsid w:val="00461EBE"/>
    <w:rsid w:val="004633E3"/>
    <w:rsid w:val="0047166D"/>
    <w:rsid w:val="00472863"/>
    <w:rsid w:val="00473797"/>
    <w:rsid w:val="004740EA"/>
    <w:rsid w:val="00474636"/>
    <w:rsid w:val="00477B63"/>
    <w:rsid w:val="00482D8D"/>
    <w:rsid w:val="00483145"/>
    <w:rsid w:val="0048389E"/>
    <w:rsid w:val="00483F29"/>
    <w:rsid w:val="00484957"/>
    <w:rsid w:val="00490F1A"/>
    <w:rsid w:val="00492652"/>
    <w:rsid w:val="00493D58"/>
    <w:rsid w:val="0049674B"/>
    <w:rsid w:val="004B4E00"/>
    <w:rsid w:val="004B5418"/>
    <w:rsid w:val="004C0293"/>
    <w:rsid w:val="004C22B4"/>
    <w:rsid w:val="004C4431"/>
    <w:rsid w:val="004C619A"/>
    <w:rsid w:val="004C6FF0"/>
    <w:rsid w:val="004D2EF6"/>
    <w:rsid w:val="004D41D2"/>
    <w:rsid w:val="004D5E15"/>
    <w:rsid w:val="004D74B4"/>
    <w:rsid w:val="004E07BA"/>
    <w:rsid w:val="004E0B02"/>
    <w:rsid w:val="004E2815"/>
    <w:rsid w:val="004E3B0B"/>
    <w:rsid w:val="004E4208"/>
    <w:rsid w:val="004E4399"/>
    <w:rsid w:val="004E4C36"/>
    <w:rsid w:val="004E5093"/>
    <w:rsid w:val="004E5FF4"/>
    <w:rsid w:val="004F2092"/>
    <w:rsid w:val="004F7304"/>
    <w:rsid w:val="004F7702"/>
    <w:rsid w:val="004F7868"/>
    <w:rsid w:val="004F7936"/>
    <w:rsid w:val="004F7C4E"/>
    <w:rsid w:val="00500134"/>
    <w:rsid w:val="005046E9"/>
    <w:rsid w:val="00505B2C"/>
    <w:rsid w:val="00507769"/>
    <w:rsid w:val="00510003"/>
    <w:rsid w:val="005148C5"/>
    <w:rsid w:val="005153C6"/>
    <w:rsid w:val="00523E39"/>
    <w:rsid w:val="00524295"/>
    <w:rsid w:val="00526DFE"/>
    <w:rsid w:val="00530320"/>
    <w:rsid w:val="005303C0"/>
    <w:rsid w:val="00531313"/>
    <w:rsid w:val="0053298B"/>
    <w:rsid w:val="00537412"/>
    <w:rsid w:val="00543389"/>
    <w:rsid w:val="005438D1"/>
    <w:rsid w:val="00545F24"/>
    <w:rsid w:val="00552227"/>
    <w:rsid w:val="005536E6"/>
    <w:rsid w:val="005577F1"/>
    <w:rsid w:val="00562AAB"/>
    <w:rsid w:val="00563D62"/>
    <w:rsid w:val="005663E7"/>
    <w:rsid w:val="00566596"/>
    <w:rsid w:val="00566F4D"/>
    <w:rsid w:val="00571857"/>
    <w:rsid w:val="0057233B"/>
    <w:rsid w:val="005724C0"/>
    <w:rsid w:val="0057420A"/>
    <w:rsid w:val="00574FD1"/>
    <w:rsid w:val="00583B8A"/>
    <w:rsid w:val="00586A58"/>
    <w:rsid w:val="005915EF"/>
    <w:rsid w:val="005932EA"/>
    <w:rsid w:val="005962D6"/>
    <w:rsid w:val="005A0E8B"/>
    <w:rsid w:val="005A4F7F"/>
    <w:rsid w:val="005A50AD"/>
    <w:rsid w:val="005A73BE"/>
    <w:rsid w:val="005B20F6"/>
    <w:rsid w:val="005B3470"/>
    <w:rsid w:val="005B36F4"/>
    <w:rsid w:val="005B379B"/>
    <w:rsid w:val="005B3D0D"/>
    <w:rsid w:val="005B63C3"/>
    <w:rsid w:val="005C2E25"/>
    <w:rsid w:val="005C62FF"/>
    <w:rsid w:val="005C750A"/>
    <w:rsid w:val="005C7ED9"/>
    <w:rsid w:val="005D3AB1"/>
    <w:rsid w:val="005D63CB"/>
    <w:rsid w:val="005E406C"/>
    <w:rsid w:val="005E4548"/>
    <w:rsid w:val="005F138F"/>
    <w:rsid w:val="006015BB"/>
    <w:rsid w:val="00607B34"/>
    <w:rsid w:val="006110DB"/>
    <w:rsid w:val="00614BDF"/>
    <w:rsid w:val="00616DA2"/>
    <w:rsid w:val="00617EC2"/>
    <w:rsid w:val="0062005F"/>
    <w:rsid w:val="00624290"/>
    <w:rsid w:val="00633F65"/>
    <w:rsid w:val="00645BED"/>
    <w:rsid w:val="00646B0D"/>
    <w:rsid w:val="00650DCC"/>
    <w:rsid w:val="006513D3"/>
    <w:rsid w:val="0065202C"/>
    <w:rsid w:val="006647B6"/>
    <w:rsid w:val="006670D6"/>
    <w:rsid w:val="00667FC7"/>
    <w:rsid w:val="00670C85"/>
    <w:rsid w:val="00672C45"/>
    <w:rsid w:val="00675F8D"/>
    <w:rsid w:val="00677493"/>
    <w:rsid w:val="006778A1"/>
    <w:rsid w:val="00680030"/>
    <w:rsid w:val="006846AD"/>
    <w:rsid w:val="006878D4"/>
    <w:rsid w:val="006903DB"/>
    <w:rsid w:val="0069182E"/>
    <w:rsid w:val="00691FCD"/>
    <w:rsid w:val="00692545"/>
    <w:rsid w:val="00693A79"/>
    <w:rsid w:val="006965C6"/>
    <w:rsid w:val="006B1876"/>
    <w:rsid w:val="006B1C00"/>
    <w:rsid w:val="006B30C7"/>
    <w:rsid w:val="006B3528"/>
    <w:rsid w:val="006B5DBE"/>
    <w:rsid w:val="006B7342"/>
    <w:rsid w:val="006B7955"/>
    <w:rsid w:val="006D057B"/>
    <w:rsid w:val="006D17E7"/>
    <w:rsid w:val="006E17AD"/>
    <w:rsid w:val="006E35B8"/>
    <w:rsid w:val="006F1C3C"/>
    <w:rsid w:val="006F61D2"/>
    <w:rsid w:val="007018FE"/>
    <w:rsid w:val="0070313F"/>
    <w:rsid w:val="00703993"/>
    <w:rsid w:val="00706F44"/>
    <w:rsid w:val="007107B3"/>
    <w:rsid w:val="00720406"/>
    <w:rsid w:val="0072347E"/>
    <w:rsid w:val="00740A97"/>
    <w:rsid w:val="00746372"/>
    <w:rsid w:val="00746444"/>
    <w:rsid w:val="0074668D"/>
    <w:rsid w:val="007471D9"/>
    <w:rsid w:val="0074770C"/>
    <w:rsid w:val="007525B8"/>
    <w:rsid w:val="0075388B"/>
    <w:rsid w:val="00764CD4"/>
    <w:rsid w:val="00766CE7"/>
    <w:rsid w:val="00766E43"/>
    <w:rsid w:val="00771704"/>
    <w:rsid w:val="00774081"/>
    <w:rsid w:val="00774108"/>
    <w:rsid w:val="00776E11"/>
    <w:rsid w:val="00776FAE"/>
    <w:rsid w:val="00783F35"/>
    <w:rsid w:val="00784BE9"/>
    <w:rsid w:val="00785AA7"/>
    <w:rsid w:val="00785AFD"/>
    <w:rsid w:val="00786A7B"/>
    <w:rsid w:val="007912C8"/>
    <w:rsid w:val="007925F0"/>
    <w:rsid w:val="00792FD8"/>
    <w:rsid w:val="0079347F"/>
    <w:rsid w:val="007977F9"/>
    <w:rsid w:val="007A192D"/>
    <w:rsid w:val="007A7BDA"/>
    <w:rsid w:val="007B48D6"/>
    <w:rsid w:val="007C0AF1"/>
    <w:rsid w:val="007C25D1"/>
    <w:rsid w:val="007C3624"/>
    <w:rsid w:val="007C4DCE"/>
    <w:rsid w:val="007D070C"/>
    <w:rsid w:val="007D48B3"/>
    <w:rsid w:val="007D6E51"/>
    <w:rsid w:val="007E5CD1"/>
    <w:rsid w:val="007F1898"/>
    <w:rsid w:val="007F27DC"/>
    <w:rsid w:val="007F7289"/>
    <w:rsid w:val="00800F97"/>
    <w:rsid w:val="00804A6D"/>
    <w:rsid w:val="00805044"/>
    <w:rsid w:val="00805268"/>
    <w:rsid w:val="008133DA"/>
    <w:rsid w:val="008150F7"/>
    <w:rsid w:val="00820A8B"/>
    <w:rsid w:val="0082230C"/>
    <w:rsid w:val="00825159"/>
    <w:rsid w:val="00826ECB"/>
    <w:rsid w:val="00830E4C"/>
    <w:rsid w:val="00837C1B"/>
    <w:rsid w:val="008403D4"/>
    <w:rsid w:val="00841499"/>
    <w:rsid w:val="00841905"/>
    <w:rsid w:val="00842753"/>
    <w:rsid w:val="00844493"/>
    <w:rsid w:val="00845A02"/>
    <w:rsid w:val="00846697"/>
    <w:rsid w:val="00852954"/>
    <w:rsid w:val="008547A7"/>
    <w:rsid w:val="0085646F"/>
    <w:rsid w:val="00860A08"/>
    <w:rsid w:val="00861A87"/>
    <w:rsid w:val="008638B1"/>
    <w:rsid w:val="0086468E"/>
    <w:rsid w:val="008711F9"/>
    <w:rsid w:val="00875291"/>
    <w:rsid w:val="00875C53"/>
    <w:rsid w:val="008811CF"/>
    <w:rsid w:val="00887C50"/>
    <w:rsid w:val="00892B99"/>
    <w:rsid w:val="0089388A"/>
    <w:rsid w:val="00896FAC"/>
    <w:rsid w:val="008A2A1B"/>
    <w:rsid w:val="008A2E21"/>
    <w:rsid w:val="008B142A"/>
    <w:rsid w:val="008B1EB6"/>
    <w:rsid w:val="008B1ED1"/>
    <w:rsid w:val="008B25E0"/>
    <w:rsid w:val="008B3440"/>
    <w:rsid w:val="008B6811"/>
    <w:rsid w:val="008C3A19"/>
    <w:rsid w:val="008D2163"/>
    <w:rsid w:val="008D5249"/>
    <w:rsid w:val="008D5830"/>
    <w:rsid w:val="008D6011"/>
    <w:rsid w:val="008E0DCB"/>
    <w:rsid w:val="008E19FA"/>
    <w:rsid w:val="008E2512"/>
    <w:rsid w:val="008E272E"/>
    <w:rsid w:val="008E3252"/>
    <w:rsid w:val="008E51F2"/>
    <w:rsid w:val="008E6C26"/>
    <w:rsid w:val="008F12A6"/>
    <w:rsid w:val="008F1B3E"/>
    <w:rsid w:val="008F6D84"/>
    <w:rsid w:val="00900D18"/>
    <w:rsid w:val="009030B7"/>
    <w:rsid w:val="00903E0E"/>
    <w:rsid w:val="00906350"/>
    <w:rsid w:val="00906F49"/>
    <w:rsid w:val="0090728C"/>
    <w:rsid w:val="00914018"/>
    <w:rsid w:val="009146A0"/>
    <w:rsid w:val="0092434A"/>
    <w:rsid w:val="00925E8F"/>
    <w:rsid w:val="0093180D"/>
    <w:rsid w:val="0093294D"/>
    <w:rsid w:val="00935DD6"/>
    <w:rsid w:val="00941998"/>
    <w:rsid w:val="0094293D"/>
    <w:rsid w:val="00947627"/>
    <w:rsid w:val="00950709"/>
    <w:rsid w:val="009527D1"/>
    <w:rsid w:val="00952EA2"/>
    <w:rsid w:val="00952FF5"/>
    <w:rsid w:val="00955094"/>
    <w:rsid w:val="0096053F"/>
    <w:rsid w:val="00961928"/>
    <w:rsid w:val="0096348C"/>
    <w:rsid w:val="0096378E"/>
    <w:rsid w:val="00963CAF"/>
    <w:rsid w:val="0096521C"/>
    <w:rsid w:val="00965A53"/>
    <w:rsid w:val="00967BE8"/>
    <w:rsid w:val="00974198"/>
    <w:rsid w:val="009754E8"/>
    <w:rsid w:val="00980B0A"/>
    <w:rsid w:val="0098179B"/>
    <w:rsid w:val="009859CF"/>
    <w:rsid w:val="00986DE0"/>
    <w:rsid w:val="00994FBC"/>
    <w:rsid w:val="009A564A"/>
    <w:rsid w:val="009A7ABA"/>
    <w:rsid w:val="009B6371"/>
    <w:rsid w:val="009B7E55"/>
    <w:rsid w:val="009C1DB1"/>
    <w:rsid w:val="009C37BA"/>
    <w:rsid w:val="009C3AD7"/>
    <w:rsid w:val="009C66AA"/>
    <w:rsid w:val="009C6BE5"/>
    <w:rsid w:val="009D00BD"/>
    <w:rsid w:val="009D0900"/>
    <w:rsid w:val="009D2CE6"/>
    <w:rsid w:val="009D2E13"/>
    <w:rsid w:val="009D4DEF"/>
    <w:rsid w:val="009D51AE"/>
    <w:rsid w:val="009D65F2"/>
    <w:rsid w:val="009E438F"/>
    <w:rsid w:val="009E5B92"/>
    <w:rsid w:val="009E7620"/>
    <w:rsid w:val="009F19B4"/>
    <w:rsid w:val="009F3D38"/>
    <w:rsid w:val="009F3F03"/>
    <w:rsid w:val="009F510F"/>
    <w:rsid w:val="00A00A4F"/>
    <w:rsid w:val="00A00ADE"/>
    <w:rsid w:val="00A0170F"/>
    <w:rsid w:val="00A0238A"/>
    <w:rsid w:val="00A0335A"/>
    <w:rsid w:val="00A04D61"/>
    <w:rsid w:val="00A069F2"/>
    <w:rsid w:val="00A06F87"/>
    <w:rsid w:val="00A07B1E"/>
    <w:rsid w:val="00A13F95"/>
    <w:rsid w:val="00A171BB"/>
    <w:rsid w:val="00A17758"/>
    <w:rsid w:val="00A17C14"/>
    <w:rsid w:val="00A21C34"/>
    <w:rsid w:val="00A2272A"/>
    <w:rsid w:val="00A24A59"/>
    <w:rsid w:val="00A25223"/>
    <w:rsid w:val="00A25DEF"/>
    <w:rsid w:val="00A2685B"/>
    <w:rsid w:val="00A30DF1"/>
    <w:rsid w:val="00A32690"/>
    <w:rsid w:val="00A34344"/>
    <w:rsid w:val="00A346E5"/>
    <w:rsid w:val="00A367C3"/>
    <w:rsid w:val="00A377E6"/>
    <w:rsid w:val="00A41E6D"/>
    <w:rsid w:val="00A41E90"/>
    <w:rsid w:val="00A42933"/>
    <w:rsid w:val="00A47420"/>
    <w:rsid w:val="00A623E5"/>
    <w:rsid w:val="00A6416E"/>
    <w:rsid w:val="00A65072"/>
    <w:rsid w:val="00A6513F"/>
    <w:rsid w:val="00A65D18"/>
    <w:rsid w:val="00A70603"/>
    <w:rsid w:val="00A708D9"/>
    <w:rsid w:val="00A7103E"/>
    <w:rsid w:val="00A742A4"/>
    <w:rsid w:val="00A77B71"/>
    <w:rsid w:val="00A835FC"/>
    <w:rsid w:val="00A922BD"/>
    <w:rsid w:val="00A94FF3"/>
    <w:rsid w:val="00A95BBA"/>
    <w:rsid w:val="00A9651F"/>
    <w:rsid w:val="00AA023A"/>
    <w:rsid w:val="00AA14AC"/>
    <w:rsid w:val="00AA4ACF"/>
    <w:rsid w:val="00AB1D7B"/>
    <w:rsid w:val="00AB2FCF"/>
    <w:rsid w:val="00AB43AB"/>
    <w:rsid w:val="00AB45B9"/>
    <w:rsid w:val="00AC3446"/>
    <w:rsid w:val="00AC3F21"/>
    <w:rsid w:val="00AC5C58"/>
    <w:rsid w:val="00AC5FEF"/>
    <w:rsid w:val="00AC67A8"/>
    <w:rsid w:val="00AC6E8A"/>
    <w:rsid w:val="00AC7554"/>
    <w:rsid w:val="00AC79B6"/>
    <w:rsid w:val="00AD0721"/>
    <w:rsid w:val="00AD0D93"/>
    <w:rsid w:val="00AD45B1"/>
    <w:rsid w:val="00AD5EA2"/>
    <w:rsid w:val="00AD7330"/>
    <w:rsid w:val="00AD75AD"/>
    <w:rsid w:val="00AE1E3D"/>
    <w:rsid w:val="00AE273C"/>
    <w:rsid w:val="00AE3E85"/>
    <w:rsid w:val="00AE5706"/>
    <w:rsid w:val="00AE6208"/>
    <w:rsid w:val="00AE7279"/>
    <w:rsid w:val="00AE73F0"/>
    <w:rsid w:val="00AE7B45"/>
    <w:rsid w:val="00AF0DD7"/>
    <w:rsid w:val="00AF78B8"/>
    <w:rsid w:val="00B04C31"/>
    <w:rsid w:val="00B12C88"/>
    <w:rsid w:val="00B13896"/>
    <w:rsid w:val="00B14555"/>
    <w:rsid w:val="00B155A3"/>
    <w:rsid w:val="00B16B5A"/>
    <w:rsid w:val="00B16CEA"/>
    <w:rsid w:val="00B20157"/>
    <w:rsid w:val="00B20707"/>
    <w:rsid w:val="00B216C1"/>
    <w:rsid w:val="00B22B30"/>
    <w:rsid w:val="00B2582B"/>
    <w:rsid w:val="00B27B5F"/>
    <w:rsid w:val="00B27F02"/>
    <w:rsid w:val="00B34A13"/>
    <w:rsid w:val="00B3524C"/>
    <w:rsid w:val="00B40DFE"/>
    <w:rsid w:val="00B56EA5"/>
    <w:rsid w:val="00B5718E"/>
    <w:rsid w:val="00B57568"/>
    <w:rsid w:val="00B60D88"/>
    <w:rsid w:val="00B61E86"/>
    <w:rsid w:val="00B63758"/>
    <w:rsid w:val="00B6606C"/>
    <w:rsid w:val="00B6615E"/>
    <w:rsid w:val="00B75383"/>
    <w:rsid w:val="00B75BEE"/>
    <w:rsid w:val="00B765A3"/>
    <w:rsid w:val="00B76D6C"/>
    <w:rsid w:val="00B801C8"/>
    <w:rsid w:val="00B80675"/>
    <w:rsid w:val="00B807C6"/>
    <w:rsid w:val="00B848D8"/>
    <w:rsid w:val="00B87FF0"/>
    <w:rsid w:val="00B9543B"/>
    <w:rsid w:val="00B95894"/>
    <w:rsid w:val="00B9662A"/>
    <w:rsid w:val="00B973A2"/>
    <w:rsid w:val="00BA2088"/>
    <w:rsid w:val="00BA496F"/>
    <w:rsid w:val="00BB0BE0"/>
    <w:rsid w:val="00BB1F32"/>
    <w:rsid w:val="00BB2F3C"/>
    <w:rsid w:val="00BB4644"/>
    <w:rsid w:val="00BB511B"/>
    <w:rsid w:val="00BB5E84"/>
    <w:rsid w:val="00BB6F31"/>
    <w:rsid w:val="00BB7002"/>
    <w:rsid w:val="00BB70ED"/>
    <w:rsid w:val="00BC5013"/>
    <w:rsid w:val="00BC5C82"/>
    <w:rsid w:val="00BD2773"/>
    <w:rsid w:val="00BD2F66"/>
    <w:rsid w:val="00BE219C"/>
    <w:rsid w:val="00BE42F4"/>
    <w:rsid w:val="00BE6637"/>
    <w:rsid w:val="00C034F6"/>
    <w:rsid w:val="00C03AE2"/>
    <w:rsid w:val="00C06059"/>
    <w:rsid w:val="00C060E6"/>
    <w:rsid w:val="00C13266"/>
    <w:rsid w:val="00C15D0C"/>
    <w:rsid w:val="00C17738"/>
    <w:rsid w:val="00C207A2"/>
    <w:rsid w:val="00C20CC0"/>
    <w:rsid w:val="00C21D38"/>
    <w:rsid w:val="00C22002"/>
    <w:rsid w:val="00C23CAD"/>
    <w:rsid w:val="00C24F72"/>
    <w:rsid w:val="00C25C71"/>
    <w:rsid w:val="00C32CDB"/>
    <w:rsid w:val="00C343FB"/>
    <w:rsid w:val="00C37AFE"/>
    <w:rsid w:val="00C40E44"/>
    <w:rsid w:val="00C40FBE"/>
    <w:rsid w:val="00C43C17"/>
    <w:rsid w:val="00C50815"/>
    <w:rsid w:val="00C50FF2"/>
    <w:rsid w:val="00C54851"/>
    <w:rsid w:val="00C54C14"/>
    <w:rsid w:val="00C5732B"/>
    <w:rsid w:val="00C62154"/>
    <w:rsid w:val="00C62598"/>
    <w:rsid w:val="00C631C2"/>
    <w:rsid w:val="00C631FA"/>
    <w:rsid w:val="00C64A1C"/>
    <w:rsid w:val="00C67990"/>
    <w:rsid w:val="00C70510"/>
    <w:rsid w:val="00C70530"/>
    <w:rsid w:val="00C71A9C"/>
    <w:rsid w:val="00C7205F"/>
    <w:rsid w:val="00C7264B"/>
    <w:rsid w:val="00C727C5"/>
    <w:rsid w:val="00C800E6"/>
    <w:rsid w:val="00C8104C"/>
    <w:rsid w:val="00C83F0C"/>
    <w:rsid w:val="00C846C6"/>
    <w:rsid w:val="00C84E96"/>
    <w:rsid w:val="00C86325"/>
    <w:rsid w:val="00C86354"/>
    <w:rsid w:val="00C90BA1"/>
    <w:rsid w:val="00C91763"/>
    <w:rsid w:val="00C918FF"/>
    <w:rsid w:val="00C923CC"/>
    <w:rsid w:val="00C92BA6"/>
    <w:rsid w:val="00C92E89"/>
    <w:rsid w:val="00C95D81"/>
    <w:rsid w:val="00CA1B65"/>
    <w:rsid w:val="00CA2E08"/>
    <w:rsid w:val="00CA3CD6"/>
    <w:rsid w:val="00CA42E3"/>
    <w:rsid w:val="00CA6AAF"/>
    <w:rsid w:val="00CA7277"/>
    <w:rsid w:val="00CB31AA"/>
    <w:rsid w:val="00CB64A6"/>
    <w:rsid w:val="00CC0BE3"/>
    <w:rsid w:val="00CC243A"/>
    <w:rsid w:val="00CC2BB9"/>
    <w:rsid w:val="00CC6D18"/>
    <w:rsid w:val="00CD5E40"/>
    <w:rsid w:val="00CE0170"/>
    <w:rsid w:val="00CE601D"/>
    <w:rsid w:val="00CF2A79"/>
    <w:rsid w:val="00CF3917"/>
    <w:rsid w:val="00CF53ED"/>
    <w:rsid w:val="00CF7745"/>
    <w:rsid w:val="00D054FC"/>
    <w:rsid w:val="00D0686D"/>
    <w:rsid w:val="00D06ADB"/>
    <w:rsid w:val="00D104C4"/>
    <w:rsid w:val="00D111FC"/>
    <w:rsid w:val="00D124BC"/>
    <w:rsid w:val="00D12BC4"/>
    <w:rsid w:val="00D133EF"/>
    <w:rsid w:val="00D16606"/>
    <w:rsid w:val="00D22A40"/>
    <w:rsid w:val="00D24004"/>
    <w:rsid w:val="00D26A34"/>
    <w:rsid w:val="00D27172"/>
    <w:rsid w:val="00D27F80"/>
    <w:rsid w:val="00D32B91"/>
    <w:rsid w:val="00D34FED"/>
    <w:rsid w:val="00D353E9"/>
    <w:rsid w:val="00D42B63"/>
    <w:rsid w:val="00D42F2B"/>
    <w:rsid w:val="00D44216"/>
    <w:rsid w:val="00D457ED"/>
    <w:rsid w:val="00D47D76"/>
    <w:rsid w:val="00D544E1"/>
    <w:rsid w:val="00D55A65"/>
    <w:rsid w:val="00D56D8E"/>
    <w:rsid w:val="00D62139"/>
    <w:rsid w:val="00D7055B"/>
    <w:rsid w:val="00D70971"/>
    <w:rsid w:val="00D71C4D"/>
    <w:rsid w:val="00D80174"/>
    <w:rsid w:val="00D805DC"/>
    <w:rsid w:val="00D8477E"/>
    <w:rsid w:val="00D87220"/>
    <w:rsid w:val="00D92349"/>
    <w:rsid w:val="00D92DB7"/>
    <w:rsid w:val="00D9684A"/>
    <w:rsid w:val="00D96B48"/>
    <w:rsid w:val="00D97F78"/>
    <w:rsid w:val="00DA0021"/>
    <w:rsid w:val="00DA5F67"/>
    <w:rsid w:val="00DA6A17"/>
    <w:rsid w:val="00DA6E02"/>
    <w:rsid w:val="00DA71C3"/>
    <w:rsid w:val="00DB1966"/>
    <w:rsid w:val="00DB39E5"/>
    <w:rsid w:val="00DB7189"/>
    <w:rsid w:val="00DB7913"/>
    <w:rsid w:val="00DC24DF"/>
    <w:rsid w:val="00DC4D80"/>
    <w:rsid w:val="00DD1235"/>
    <w:rsid w:val="00DD1632"/>
    <w:rsid w:val="00DD4517"/>
    <w:rsid w:val="00DD4B6F"/>
    <w:rsid w:val="00DE113E"/>
    <w:rsid w:val="00DE12ED"/>
    <w:rsid w:val="00DE13D5"/>
    <w:rsid w:val="00DE22CE"/>
    <w:rsid w:val="00DE2BB6"/>
    <w:rsid w:val="00DE505B"/>
    <w:rsid w:val="00DF046B"/>
    <w:rsid w:val="00DF3CE2"/>
    <w:rsid w:val="00DF569B"/>
    <w:rsid w:val="00DF66E6"/>
    <w:rsid w:val="00DF68CC"/>
    <w:rsid w:val="00DF7C32"/>
    <w:rsid w:val="00E03308"/>
    <w:rsid w:val="00E05073"/>
    <w:rsid w:val="00E063C0"/>
    <w:rsid w:val="00E06B9E"/>
    <w:rsid w:val="00E11854"/>
    <w:rsid w:val="00E17A80"/>
    <w:rsid w:val="00E278BF"/>
    <w:rsid w:val="00E31D0C"/>
    <w:rsid w:val="00E32F38"/>
    <w:rsid w:val="00E3511D"/>
    <w:rsid w:val="00E36224"/>
    <w:rsid w:val="00E438E6"/>
    <w:rsid w:val="00E453E0"/>
    <w:rsid w:val="00E47E87"/>
    <w:rsid w:val="00E51747"/>
    <w:rsid w:val="00E548C0"/>
    <w:rsid w:val="00E55568"/>
    <w:rsid w:val="00E5727F"/>
    <w:rsid w:val="00E60842"/>
    <w:rsid w:val="00E62B1E"/>
    <w:rsid w:val="00E63079"/>
    <w:rsid w:val="00E63569"/>
    <w:rsid w:val="00E66485"/>
    <w:rsid w:val="00E66C46"/>
    <w:rsid w:val="00E71CAC"/>
    <w:rsid w:val="00E73713"/>
    <w:rsid w:val="00E739EB"/>
    <w:rsid w:val="00E75BB8"/>
    <w:rsid w:val="00E777C1"/>
    <w:rsid w:val="00E858D1"/>
    <w:rsid w:val="00E910D7"/>
    <w:rsid w:val="00E9207F"/>
    <w:rsid w:val="00E97EB3"/>
    <w:rsid w:val="00EA1E81"/>
    <w:rsid w:val="00EA2A94"/>
    <w:rsid w:val="00EA4F11"/>
    <w:rsid w:val="00EB569C"/>
    <w:rsid w:val="00EC17BA"/>
    <w:rsid w:val="00ED116A"/>
    <w:rsid w:val="00ED3C93"/>
    <w:rsid w:val="00ED439A"/>
    <w:rsid w:val="00ED72B5"/>
    <w:rsid w:val="00EE585F"/>
    <w:rsid w:val="00EF1901"/>
    <w:rsid w:val="00EF2234"/>
    <w:rsid w:val="00EF4602"/>
    <w:rsid w:val="00EF7270"/>
    <w:rsid w:val="00F010BD"/>
    <w:rsid w:val="00F024BF"/>
    <w:rsid w:val="00F026BC"/>
    <w:rsid w:val="00F0523E"/>
    <w:rsid w:val="00F16FD5"/>
    <w:rsid w:val="00F2714F"/>
    <w:rsid w:val="00F3082E"/>
    <w:rsid w:val="00F31157"/>
    <w:rsid w:val="00F31832"/>
    <w:rsid w:val="00F3481F"/>
    <w:rsid w:val="00F40342"/>
    <w:rsid w:val="00F40D08"/>
    <w:rsid w:val="00F41431"/>
    <w:rsid w:val="00F46026"/>
    <w:rsid w:val="00F521B7"/>
    <w:rsid w:val="00F57DA9"/>
    <w:rsid w:val="00F60128"/>
    <w:rsid w:val="00F60814"/>
    <w:rsid w:val="00F610ED"/>
    <w:rsid w:val="00F64F36"/>
    <w:rsid w:val="00F6570E"/>
    <w:rsid w:val="00F66963"/>
    <w:rsid w:val="00F67CBF"/>
    <w:rsid w:val="00F72A4A"/>
    <w:rsid w:val="00F75986"/>
    <w:rsid w:val="00F75E1F"/>
    <w:rsid w:val="00F81E2B"/>
    <w:rsid w:val="00F83D9C"/>
    <w:rsid w:val="00F85831"/>
    <w:rsid w:val="00F8671B"/>
    <w:rsid w:val="00F875C4"/>
    <w:rsid w:val="00F9016D"/>
    <w:rsid w:val="00F92828"/>
    <w:rsid w:val="00FA03FB"/>
    <w:rsid w:val="00FA1FF4"/>
    <w:rsid w:val="00FA38BD"/>
    <w:rsid w:val="00FA7E14"/>
    <w:rsid w:val="00FA7EB4"/>
    <w:rsid w:val="00FB06C3"/>
    <w:rsid w:val="00FB595F"/>
    <w:rsid w:val="00FB6903"/>
    <w:rsid w:val="00FC32ED"/>
    <w:rsid w:val="00FC5374"/>
    <w:rsid w:val="00FC6106"/>
    <w:rsid w:val="00FC6188"/>
    <w:rsid w:val="00FD4F4D"/>
    <w:rsid w:val="00FE6080"/>
    <w:rsid w:val="00FF2AA5"/>
    <w:rsid w:val="00FF3923"/>
    <w:rsid w:val="00FF3A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FD231"/>
  <w15:chartTrackingRefBased/>
  <w15:docId w15:val="{4FC29950-086A-4313-A87A-C50DE51FC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A3B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74B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6259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semiHidden/>
    <w:unhideWhenUsed/>
    <w:rsid w:val="00AE6208"/>
    <w:rPr>
      <w:color w:val="0000FF"/>
      <w:u w:val="single"/>
    </w:rPr>
  </w:style>
  <w:style w:type="character" w:styleId="Emphasis">
    <w:name w:val="Emphasis"/>
    <w:basedOn w:val="DefaultParagraphFont"/>
    <w:uiPriority w:val="20"/>
    <w:qFormat/>
    <w:rsid w:val="00AE6208"/>
    <w:rPr>
      <w:i/>
      <w:iCs/>
    </w:rPr>
  </w:style>
  <w:style w:type="paragraph" w:styleId="Header">
    <w:name w:val="header"/>
    <w:basedOn w:val="Normal"/>
    <w:link w:val="HeaderChar"/>
    <w:uiPriority w:val="99"/>
    <w:unhideWhenUsed/>
    <w:rsid w:val="00C83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F0C"/>
  </w:style>
  <w:style w:type="paragraph" w:styleId="Footer">
    <w:name w:val="footer"/>
    <w:basedOn w:val="Normal"/>
    <w:link w:val="FooterChar"/>
    <w:uiPriority w:val="99"/>
    <w:unhideWhenUsed/>
    <w:rsid w:val="00C83F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F0C"/>
  </w:style>
  <w:style w:type="paragraph" w:customStyle="1" w:styleId="EndNoteBibliographyTitle">
    <w:name w:val="EndNote Bibliography Title"/>
    <w:basedOn w:val="Normal"/>
    <w:link w:val="EndNoteBibliographyTitleChar"/>
    <w:rsid w:val="000328C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0328C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0328C2"/>
    <w:pPr>
      <w:spacing w:line="24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0328C2"/>
    <w:rPr>
      <w:rFonts w:ascii="Times New Roman" w:hAnsi="Times New Roman" w:cs="Times New Roman"/>
      <w:noProof/>
      <w:sz w:val="24"/>
      <w:lang w:val="en-US"/>
    </w:rPr>
  </w:style>
  <w:style w:type="paragraph" w:styleId="ListParagraph">
    <w:name w:val="List Paragraph"/>
    <w:basedOn w:val="Normal"/>
    <w:uiPriority w:val="34"/>
    <w:qFormat/>
    <w:rsid w:val="006F1C3C"/>
    <w:pPr>
      <w:ind w:left="720"/>
      <w:contextualSpacing/>
    </w:pPr>
  </w:style>
  <w:style w:type="character" w:customStyle="1" w:styleId="gd15mcfceub">
    <w:name w:val="gd15mcfceub"/>
    <w:basedOn w:val="DefaultParagraphFont"/>
    <w:rsid w:val="00DE113E"/>
  </w:style>
  <w:style w:type="paragraph" w:styleId="BalloonText">
    <w:name w:val="Balloon Text"/>
    <w:basedOn w:val="Normal"/>
    <w:link w:val="BalloonTextChar"/>
    <w:uiPriority w:val="99"/>
    <w:semiHidden/>
    <w:unhideWhenUsed/>
    <w:rsid w:val="00693A7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3A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57DA9"/>
    <w:rPr>
      <w:sz w:val="16"/>
      <w:szCs w:val="16"/>
    </w:rPr>
  </w:style>
  <w:style w:type="paragraph" w:styleId="CommentText">
    <w:name w:val="annotation text"/>
    <w:basedOn w:val="Normal"/>
    <w:link w:val="CommentTextChar"/>
    <w:uiPriority w:val="99"/>
    <w:semiHidden/>
    <w:unhideWhenUsed/>
    <w:rsid w:val="00F57DA9"/>
    <w:pPr>
      <w:spacing w:line="240" w:lineRule="auto"/>
    </w:pPr>
    <w:rPr>
      <w:sz w:val="20"/>
      <w:szCs w:val="20"/>
    </w:rPr>
  </w:style>
  <w:style w:type="character" w:customStyle="1" w:styleId="CommentTextChar">
    <w:name w:val="Comment Text Char"/>
    <w:basedOn w:val="DefaultParagraphFont"/>
    <w:link w:val="CommentText"/>
    <w:uiPriority w:val="99"/>
    <w:semiHidden/>
    <w:rsid w:val="00F57DA9"/>
    <w:rPr>
      <w:sz w:val="20"/>
      <w:szCs w:val="20"/>
    </w:rPr>
  </w:style>
  <w:style w:type="paragraph" w:styleId="CommentSubject">
    <w:name w:val="annotation subject"/>
    <w:basedOn w:val="CommentText"/>
    <w:next w:val="CommentText"/>
    <w:link w:val="CommentSubjectChar"/>
    <w:uiPriority w:val="99"/>
    <w:semiHidden/>
    <w:unhideWhenUsed/>
    <w:rsid w:val="00F57DA9"/>
    <w:rPr>
      <w:b/>
      <w:bCs/>
    </w:rPr>
  </w:style>
  <w:style w:type="character" w:customStyle="1" w:styleId="CommentSubjectChar">
    <w:name w:val="Comment Subject Char"/>
    <w:basedOn w:val="CommentTextChar"/>
    <w:link w:val="CommentSubject"/>
    <w:uiPriority w:val="99"/>
    <w:semiHidden/>
    <w:rsid w:val="00F57DA9"/>
    <w:rPr>
      <w:b/>
      <w:bCs/>
      <w:sz w:val="20"/>
      <w:szCs w:val="20"/>
    </w:rPr>
  </w:style>
  <w:style w:type="paragraph" w:styleId="Revision">
    <w:name w:val="Revision"/>
    <w:hidden/>
    <w:uiPriority w:val="99"/>
    <w:semiHidden/>
    <w:rsid w:val="00F31157"/>
    <w:pPr>
      <w:spacing w:after="0" w:line="240" w:lineRule="auto"/>
    </w:pPr>
  </w:style>
  <w:style w:type="character" w:styleId="LineNumber">
    <w:name w:val="line number"/>
    <w:basedOn w:val="DefaultParagraphFont"/>
    <w:uiPriority w:val="99"/>
    <w:semiHidden/>
    <w:unhideWhenUsed/>
    <w:rsid w:val="009D2E13"/>
  </w:style>
  <w:style w:type="character" w:customStyle="1" w:styleId="Heading3Char">
    <w:name w:val="Heading 3 Char"/>
    <w:basedOn w:val="DefaultParagraphFont"/>
    <w:link w:val="Heading3"/>
    <w:uiPriority w:val="9"/>
    <w:rsid w:val="004D74B4"/>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9D2CE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1A3B5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77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A77B71"/>
    <w:rPr>
      <w:rFonts w:ascii="Courier New" w:eastAsia="Times New Roman" w:hAnsi="Courier New" w:cs="Courier New"/>
      <w:sz w:val="20"/>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640576">
      <w:bodyDiv w:val="1"/>
      <w:marLeft w:val="0"/>
      <w:marRight w:val="0"/>
      <w:marTop w:val="0"/>
      <w:marBottom w:val="0"/>
      <w:divBdr>
        <w:top w:val="none" w:sz="0" w:space="0" w:color="auto"/>
        <w:left w:val="none" w:sz="0" w:space="0" w:color="auto"/>
        <w:bottom w:val="none" w:sz="0" w:space="0" w:color="auto"/>
        <w:right w:val="none" w:sz="0" w:space="0" w:color="auto"/>
      </w:divBdr>
    </w:div>
    <w:div w:id="683555345">
      <w:bodyDiv w:val="1"/>
      <w:marLeft w:val="0"/>
      <w:marRight w:val="0"/>
      <w:marTop w:val="0"/>
      <w:marBottom w:val="0"/>
      <w:divBdr>
        <w:top w:val="none" w:sz="0" w:space="0" w:color="auto"/>
        <w:left w:val="none" w:sz="0" w:space="0" w:color="auto"/>
        <w:bottom w:val="none" w:sz="0" w:space="0" w:color="auto"/>
        <w:right w:val="none" w:sz="0" w:space="0" w:color="auto"/>
      </w:divBdr>
    </w:div>
    <w:div w:id="767579237">
      <w:bodyDiv w:val="1"/>
      <w:marLeft w:val="0"/>
      <w:marRight w:val="0"/>
      <w:marTop w:val="0"/>
      <w:marBottom w:val="0"/>
      <w:divBdr>
        <w:top w:val="none" w:sz="0" w:space="0" w:color="auto"/>
        <w:left w:val="none" w:sz="0" w:space="0" w:color="auto"/>
        <w:bottom w:val="none" w:sz="0" w:space="0" w:color="auto"/>
        <w:right w:val="none" w:sz="0" w:space="0" w:color="auto"/>
      </w:divBdr>
    </w:div>
    <w:div w:id="1019620239">
      <w:bodyDiv w:val="1"/>
      <w:marLeft w:val="0"/>
      <w:marRight w:val="0"/>
      <w:marTop w:val="0"/>
      <w:marBottom w:val="0"/>
      <w:divBdr>
        <w:top w:val="none" w:sz="0" w:space="0" w:color="auto"/>
        <w:left w:val="none" w:sz="0" w:space="0" w:color="auto"/>
        <w:bottom w:val="none" w:sz="0" w:space="0" w:color="auto"/>
        <w:right w:val="none" w:sz="0" w:space="0" w:color="auto"/>
      </w:divBdr>
    </w:div>
    <w:div w:id="1042246383">
      <w:bodyDiv w:val="1"/>
      <w:marLeft w:val="0"/>
      <w:marRight w:val="0"/>
      <w:marTop w:val="0"/>
      <w:marBottom w:val="0"/>
      <w:divBdr>
        <w:top w:val="none" w:sz="0" w:space="0" w:color="auto"/>
        <w:left w:val="none" w:sz="0" w:space="0" w:color="auto"/>
        <w:bottom w:val="none" w:sz="0" w:space="0" w:color="auto"/>
        <w:right w:val="none" w:sz="0" w:space="0" w:color="auto"/>
      </w:divBdr>
    </w:div>
    <w:div w:id="1270700407">
      <w:bodyDiv w:val="1"/>
      <w:marLeft w:val="0"/>
      <w:marRight w:val="0"/>
      <w:marTop w:val="0"/>
      <w:marBottom w:val="0"/>
      <w:divBdr>
        <w:top w:val="none" w:sz="0" w:space="0" w:color="auto"/>
        <w:left w:val="none" w:sz="0" w:space="0" w:color="auto"/>
        <w:bottom w:val="none" w:sz="0" w:space="0" w:color="auto"/>
        <w:right w:val="none" w:sz="0" w:space="0" w:color="auto"/>
      </w:divBdr>
    </w:div>
    <w:div w:id="1738555401">
      <w:bodyDiv w:val="1"/>
      <w:marLeft w:val="0"/>
      <w:marRight w:val="0"/>
      <w:marTop w:val="0"/>
      <w:marBottom w:val="0"/>
      <w:divBdr>
        <w:top w:val="none" w:sz="0" w:space="0" w:color="auto"/>
        <w:left w:val="none" w:sz="0" w:space="0" w:color="auto"/>
        <w:bottom w:val="none" w:sz="0" w:space="0" w:color="auto"/>
        <w:right w:val="none" w:sz="0" w:space="0" w:color="auto"/>
      </w:divBdr>
    </w:div>
    <w:div w:id="195389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25EA5-E0E1-495E-83B7-76E83272A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28</Pages>
  <Words>16209</Words>
  <Characters>92392</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Essie Rodgers</dc:creator>
  <cp:keywords/>
  <dc:description/>
  <cp:lastModifiedBy>Essie Rodgers</cp:lastModifiedBy>
  <cp:revision>19</cp:revision>
  <dcterms:created xsi:type="dcterms:W3CDTF">2020-05-20T23:19:00Z</dcterms:created>
  <dcterms:modified xsi:type="dcterms:W3CDTF">2020-05-22T00:54:00Z</dcterms:modified>
</cp:coreProperties>
</file>